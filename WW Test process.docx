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70c0"/>
          <w:sz w:val="96"/>
          <w:szCs w:val="96"/>
        </w:rPr>
      </w:pPr>
      <w:r w:rsidDel="00000000" w:rsidR="00000000" w:rsidRPr="00000000">
        <w:rPr>
          <w:color w:val="0070c0"/>
          <w:sz w:val="96"/>
          <w:szCs w:val="96"/>
          <w:rtl w:val="0"/>
        </w:rPr>
        <w:t xml:space="preserve">REGRESSION TEST PROCESS</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PROCEDURE</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Plan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3.1.1. Monthly regression test</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3.1.2. Maintenance regression test</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implementation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execution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Defect management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3.4.1. General</w:t>
              <w:tab/>
              <w:t xml:space="preserve">7</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3.4.2. </w:t>
            </w:r>
          </w:hyperlink>
          <w:hyperlink w:anchor="_heading=h.17dp8vu">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Rules for tracking WW defect happened in multiple countries</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3.4.3. Duplicated rule.</w:t>
              <w:tab/>
              <w:t xml:space="preserve">8</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3.4.4. </w:t>
            </w:r>
          </w:hyperlink>
          <w:hyperlink w:anchor="_heading=h.26in1rg">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Reject rule</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Defect analysis and Lesson learnt.</w:t>
              <w:tab/>
              <w:t xml:space="preserve">9</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jc w:val="center"/>
        <w:rPr>
          <w:sz w:val="96"/>
          <w:szCs w:val="96"/>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1 </w:t>
        <w:tab/>
        <w:t xml:space="preserve">INTRODUCTION</w:t>
      </w:r>
    </w:p>
    <w:p w:rsidR="00000000" w:rsidDel="00000000" w:rsidP="00000000" w:rsidRDefault="00000000" w:rsidRPr="00000000" w14:paraId="00000016">
      <w:pPr>
        <w:rPr/>
      </w:pPr>
      <w:r w:rsidDel="00000000" w:rsidR="00000000" w:rsidRPr="00000000">
        <w:rPr>
          <w:rtl w:val="0"/>
        </w:rPr>
        <w:t xml:space="preserve">Plan, design and conduct test software products to assure that  </w:t>
      </w:r>
    </w:p>
    <w:p w:rsidR="00000000" w:rsidDel="00000000" w:rsidP="00000000" w:rsidRDefault="00000000" w:rsidRPr="00000000" w14:paraId="00000017">
      <w:pPr>
        <w:rPr/>
      </w:pPr>
      <w:r w:rsidDel="00000000" w:rsidR="00000000" w:rsidRPr="00000000">
        <w:rPr>
          <w:rtl w:val="0"/>
        </w:rPr>
        <w:t xml:space="preserve">-</w:t>
        <w:tab/>
        <w:t xml:space="preserve">Requirements have been fulfilled </w:t>
      </w:r>
    </w:p>
    <w:p w:rsidR="00000000" w:rsidDel="00000000" w:rsidP="00000000" w:rsidRDefault="00000000" w:rsidRPr="00000000" w14:paraId="00000018">
      <w:pPr>
        <w:rPr/>
      </w:pPr>
      <w:r w:rsidDel="00000000" w:rsidR="00000000" w:rsidRPr="00000000">
        <w:rPr>
          <w:rtl w:val="0"/>
        </w:rPr>
        <w:t xml:space="preserve">-</w:t>
        <w:tab/>
        <w:t xml:space="preserve">Defects have been detected and resolved before delivery.</w:t>
      </w:r>
    </w:p>
    <w:p w:rsidR="00000000" w:rsidDel="00000000" w:rsidP="00000000" w:rsidRDefault="00000000" w:rsidRPr="00000000" w14:paraId="00000019">
      <w:pPr>
        <w:pStyle w:val="Heading1"/>
        <w:rPr/>
      </w:pPr>
      <w:bookmarkStart w:colFirst="0" w:colLast="0" w:name="_heading=h.30j0zll" w:id="1"/>
      <w:bookmarkEnd w:id="1"/>
      <w:r w:rsidDel="00000000" w:rsidR="00000000" w:rsidRPr="00000000">
        <w:rPr>
          <w:rtl w:val="0"/>
        </w:rPr>
        <w:t xml:space="preserve">2 </w:t>
        <w:tab/>
        <w:t xml:space="preserve">PROCESS</w:t>
      </w:r>
    </w:p>
    <w:p w:rsidR="00000000" w:rsidDel="00000000" w:rsidP="00000000" w:rsidRDefault="00000000" w:rsidRPr="00000000" w14:paraId="0000001A">
      <w:pPr>
        <w:rPr/>
      </w:pPr>
      <w:r w:rsidDel="00000000" w:rsidR="00000000" w:rsidRPr="00000000">
        <w:rPr>
          <w:rFonts w:ascii="Times New Roman" w:cs="Times New Roman" w:eastAsia="Times New Roman" w:hAnsi="Times New Roman"/>
        </w:rPr>
        <mc:AlternateContent>
          <mc:Choice Requires="wpg">
            <w:drawing>
              <wp:inline distB="0" distT="0" distL="0" distR="0">
                <wp:extent cx="5486400" cy="4106779"/>
                <wp:effectExtent b="0" l="0" r="0" t="0"/>
                <wp:docPr id="7" name=""/>
                <a:graphic>
                  <a:graphicData uri="http://schemas.microsoft.com/office/word/2010/wordprocessingGroup">
                    <wpg:wgp>
                      <wpg:cNvGrpSpPr/>
                      <wpg:grpSpPr>
                        <a:xfrm>
                          <a:off x="0" y="0"/>
                          <a:ext cx="5486400" cy="4106779"/>
                          <a:chOff x="0" y="0"/>
                          <a:chExt cx="5486400" cy="4112650"/>
                        </a:xfrm>
                      </wpg:grpSpPr>
                      <wpg:grpSp>
                        <wpg:cNvGrpSpPr/>
                        <wpg:grpSpPr>
                          <a:xfrm>
                            <a:off x="0" y="0"/>
                            <a:ext cx="5486400" cy="4106775"/>
                            <a:chOff x="0" y="0"/>
                            <a:chExt cx="5486400" cy="4106775"/>
                          </a:xfrm>
                        </wpg:grpSpPr>
                        <wps:wsp>
                          <wps:cNvSpPr/>
                          <wps:cNvPr id="3" name="Shape 3"/>
                          <wps:spPr>
                            <a:xfrm>
                              <a:off x="0" y="0"/>
                              <a:ext cx="5486400" cy="410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26429" y="501"/>
                              <a:ext cx="2033540" cy="586539"/>
                            </a:xfrm>
                            <a:prstGeom prst="roundRect">
                              <a:avLst>
                                <a:gd fmla="val 10000" name="adj"/>
                              </a:avLst>
                            </a:prstGeom>
                            <a:solidFill>
                              <a:srgbClr val="599BD5"/>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743608" y="17680"/>
                              <a:ext cx="1999182" cy="55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Test plan</w:t>
                                </w:r>
                              </w:p>
                            </w:txbxContent>
                          </wps:txbx>
                          <wps:bodyPr anchorCtr="0" anchor="ctr" bIns="49525" lIns="49525" spcFirstLastPara="1" rIns="49525" wrap="square" tIns="49525">
                            <a:noAutofit/>
                          </wps:bodyPr>
                        </wps:wsp>
                        <wps:wsp>
                          <wps:cNvSpPr/>
                          <wps:cNvPr id="6" name="Shape 6"/>
                          <wps:spPr>
                            <a:xfrm rot="5400000">
                              <a:off x="2633223" y="601704"/>
                              <a:ext cx="219952" cy="263942"/>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664016" y="623699"/>
                              <a:ext cx="158366" cy="1539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8" name="Shape 8"/>
                          <wps:spPr>
                            <a:xfrm>
                              <a:off x="1767104" y="880310"/>
                              <a:ext cx="1952191" cy="586539"/>
                            </a:xfrm>
                            <a:prstGeom prst="roundRect">
                              <a:avLst>
                                <a:gd fmla="val 10000" name="adj"/>
                              </a:avLst>
                            </a:prstGeom>
                            <a:solidFill>
                              <a:srgbClr val="599BD5"/>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784283" y="897489"/>
                              <a:ext cx="1917833" cy="55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Test implementation</w:t>
                                </w:r>
                              </w:p>
                            </w:txbxContent>
                          </wps:txbx>
                          <wps:bodyPr anchorCtr="0" anchor="ctr" bIns="49525" lIns="49525" spcFirstLastPara="1" rIns="49525" wrap="square" tIns="49525">
                            <a:noAutofit/>
                          </wps:bodyPr>
                        </wps:wsp>
                        <wps:wsp>
                          <wps:cNvSpPr/>
                          <wps:cNvPr id="10" name="Shape 10"/>
                          <wps:spPr>
                            <a:xfrm rot="5400000">
                              <a:off x="2633223" y="1481513"/>
                              <a:ext cx="219952" cy="263942"/>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664016" y="1503508"/>
                              <a:ext cx="158366" cy="1539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 name="Shape 12"/>
                          <wps:spPr>
                            <a:xfrm>
                              <a:off x="1760325" y="1760119"/>
                              <a:ext cx="1965749" cy="586539"/>
                            </a:xfrm>
                            <a:prstGeom prst="roundRect">
                              <a:avLst>
                                <a:gd fmla="val 10000" name="adj"/>
                              </a:avLst>
                            </a:prstGeom>
                            <a:solidFill>
                              <a:srgbClr val="599BD5"/>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777504" y="1777298"/>
                              <a:ext cx="1931391" cy="55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Test execution</w:t>
                                </w:r>
                              </w:p>
                            </w:txbxContent>
                          </wps:txbx>
                          <wps:bodyPr anchorCtr="0" anchor="ctr" bIns="49525" lIns="49525" spcFirstLastPara="1" rIns="49525" wrap="square" tIns="49525">
                            <a:noAutofit/>
                          </wps:bodyPr>
                        </wps:wsp>
                        <wps:wsp>
                          <wps:cNvSpPr/>
                          <wps:cNvPr id="14" name="Shape 14"/>
                          <wps:spPr>
                            <a:xfrm rot="5400000">
                              <a:off x="2633223" y="2361322"/>
                              <a:ext cx="219952" cy="263942"/>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664016" y="2383317"/>
                              <a:ext cx="158366" cy="1539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6" name="Shape 16"/>
                          <wps:spPr>
                            <a:xfrm>
                              <a:off x="1796271" y="2639928"/>
                              <a:ext cx="1893857" cy="586539"/>
                            </a:xfrm>
                            <a:prstGeom prst="roundRect">
                              <a:avLst>
                                <a:gd fmla="val 10000" name="adj"/>
                              </a:avLst>
                            </a:prstGeom>
                            <a:solidFill>
                              <a:srgbClr val="599BD5"/>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813450" y="2657107"/>
                              <a:ext cx="1859499" cy="55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Defect management</w:t>
                                </w:r>
                              </w:p>
                            </w:txbxContent>
                          </wps:txbx>
                          <wps:bodyPr anchorCtr="0" anchor="ctr" bIns="49525" lIns="49525" spcFirstLastPara="1" rIns="49525" wrap="square" tIns="49525">
                            <a:noAutofit/>
                          </wps:bodyPr>
                        </wps:wsp>
                        <wps:wsp>
                          <wps:cNvSpPr/>
                          <wps:cNvPr id="18" name="Shape 18"/>
                          <wps:spPr>
                            <a:xfrm rot="5400000">
                              <a:off x="2633223" y="3241131"/>
                              <a:ext cx="219952" cy="263942"/>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664016" y="3263126"/>
                              <a:ext cx="158366" cy="1539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0" name="Shape 20"/>
                          <wps:spPr>
                            <a:xfrm>
                              <a:off x="1775696" y="3519738"/>
                              <a:ext cx="1935006" cy="586539"/>
                            </a:xfrm>
                            <a:prstGeom prst="roundRect">
                              <a:avLst>
                                <a:gd fmla="val 10000" name="adj"/>
                              </a:avLst>
                            </a:prstGeom>
                            <a:solidFill>
                              <a:srgbClr val="599BD5"/>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792875" y="3536917"/>
                              <a:ext cx="1900648" cy="55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Defect Analysis </w:t>
                                </w:r>
                              </w:p>
                              <w:p w:rsidR="00000000" w:rsidDel="00000000" w:rsidP="00000000" w:rsidRDefault="00000000" w:rsidRPr="00000000">
                                <w:pPr>
                                  <w:spacing w:after="0" w:before="90.9999942779541"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ffffff"/>
                                    <w:sz w:val="26"/>
                                    <w:vertAlign w:val="baseline"/>
                                  </w:rPr>
                                  <w:t xml:space="preserve">&amp; Lession learnt</w:t>
                                </w:r>
                              </w:p>
                            </w:txbxContent>
                          </wps:txbx>
                          <wps:bodyPr anchorCtr="0" anchor="ctr" bIns="49525" lIns="49525" spcFirstLastPara="1" rIns="49525" wrap="square" tIns="49525">
                            <a:noAutofit/>
                          </wps:bodyPr>
                        </wps:wsp>
                      </wpg:grpSp>
                    </wpg:wgp>
                  </a:graphicData>
                </a:graphic>
              </wp:inline>
            </w:drawing>
          </mc:Choice>
          <mc:Fallback>
            <w:drawing>
              <wp:inline distB="0" distT="0" distL="0" distR="0">
                <wp:extent cx="5486400" cy="4106779"/>
                <wp:effectExtent b="0" l="0" r="0" t="0"/>
                <wp:docPr id="7"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486400" cy="41067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heading=h.1fob9te" w:id="2"/>
      <w:bookmarkEnd w:id="2"/>
      <w:r w:rsidDel="00000000" w:rsidR="00000000" w:rsidRPr="00000000">
        <w:rPr>
          <w:rtl w:val="0"/>
        </w:rPr>
        <w:t xml:space="preserve">3. PROCEDURE </w:t>
      </w:r>
    </w:p>
    <w:p w:rsidR="00000000" w:rsidDel="00000000" w:rsidP="00000000" w:rsidRDefault="00000000" w:rsidRPr="00000000" w14:paraId="0000001D">
      <w:pPr>
        <w:pStyle w:val="Heading1"/>
        <w:rPr/>
      </w:pPr>
      <w:bookmarkStart w:colFirst="0" w:colLast="0" w:name="_heading=h.3znysh7" w:id="3"/>
      <w:bookmarkEnd w:id="3"/>
      <w:r w:rsidDel="00000000" w:rsidR="00000000" w:rsidRPr="00000000">
        <w:rPr>
          <w:rtl w:val="0"/>
        </w:rPr>
        <w:t xml:space="preserve">3.1. </w:t>
        <w:tab/>
        <w:t xml:space="preserve">Test Plan </w:t>
      </w:r>
    </w:p>
    <w:p w:rsidR="00000000" w:rsidDel="00000000" w:rsidP="00000000" w:rsidRDefault="00000000" w:rsidRPr="00000000" w14:paraId="0000001E">
      <w:pPr>
        <w:rPr/>
      </w:pPr>
      <w:r w:rsidDel="00000000" w:rsidR="00000000" w:rsidRPr="00000000">
        <w:rPr>
          <w:rtl w:val="0"/>
        </w:rPr>
        <w:t xml:space="preserve">-  Regression test schedules will be informed by regression lead in </w:t>
      </w:r>
      <w:r w:rsidDel="00000000" w:rsidR="00000000" w:rsidRPr="00000000">
        <w:rPr>
          <w:rtl w:val="0"/>
        </w:rPr>
        <w:t xml:space="preserve">advance</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t xml:space="preserve">- We have 2 types of regression test as described below:</w:t>
      </w:r>
    </w:p>
    <w:p w:rsidR="00000000" w:rsidDel="00000000" w:rsidP="00000000" w:rsidRDefault="00000000" w:rsidRPr="00000000" w14:paraId="00000020">
      <w:pPr>
        <w:pStyle w:val="Heading2"/>
        <w:rPr/>
      </w:pPr>
      <w:bookmarkStart w:colFirst="0" w:colLast="0" w:name="_heading=h.2et92p0" w:id="4"/>
      <w:bookmarkEnd w:id="4"/>
      <w:r w:rsidDel="00000000" w:rsidR="00000000" w:rsidRPr="00000000">
        <w:rPr>
          <w:rtl w:val="0"/>
        </w:rPr>
        <w:t xml:space="preserve">3.1.1. Monthly regression test</w:t>
      </w:r>
    </w:p>
    <w:p w:rsidR="00000000" w:rsidDel="00000000" w:rsidP="00000000" w:rsidRDefault="00000000" w:rsidRPr="00000000" w14:paraId="00000021">
      <w:pPr>
        <w:rPr/>
      </w:pPr>
      <w:r w:rsidDel="00000000" w:rsidR="00000000" w:rsidRPr="00000000">
        <w:rPr>
          <w:rtl w:val="0"/>
        </w:rPr>
        <w:t xml:space="preserve">- </w:t>
      </w:r>
      <w:r w:rsidDel="00000000" w:rsidR="00000000" w:rsidRPr="00000000">
        <w:rPr>
          <w:b w:val="1"/>
          <w:rtl w:val="0"/>
        </w:rPr>
        <w:t xml:space="preserve">Time</w:t>
      </w:r>
      <w:r w:rsidDel="00000000" w:rsidR="00000000" w:rsidRPr="00000000">
        <w:rPr>
          <w:rtl w:val="0"/>
        </w:rPr>
        <w:t xml:space="preserve">: Check in wiki:</w:t>
      </w:r>
    </w:p>
    <w:sdt>
      <w:sdtPr>
        <w:tag w:val="goog_rdk_1"/>
      </w:sdtPr>
      <w:sdtContent>
        <w:p w:rsidR="00000000" w:rsidDel="00000000" w:rsidP="00000000" w:rsidRDefault="00000000" w:rsidRPr="00000000" w14:paraId="00000022">
          <w:pPr>
            <w:rPr>
              <w:ins w:author="Phuong HT" w:id="0" w:date="2023-04-19T03:40:06Z"/>
            </w:rPr>
          </w:pPr>
          <w:hyperlink r:id="rId8">
            <w:r w:rsidDel="00000000" w:rsidR="00000000" w:rsidRPr="00000000">
              <w:rPr>
                <w:color w:val="1155cc"/>
                <w:u w:val="single"/>
                <w:rtl w:val="0"/>
              </w:rPr>
              <w:t xml:space="preserve">https://wiki.shop.samsung.com/display/SEPOE/04+Upcoming+releases</w:t>
            </w:r>
          </w:hyperlink>
          <w:r w:rsidDel="00000000" w:rsidR="00000000" w:rsidRPr="00000000">
            <w:rPr>
              <w:rtl w:val="0"/>
            </w:rPr>
            <w:t xml:space="preserve"> </w:t>
          </w:r>
          <w:sdt>
            <w:sdtPr>
              <w:tag w:val="goog_rdk_0"/>
            </w:sdtPr>
            <w:sdtContent>
              <w:ins w:author="Phuong HT" w:id="0" w:date="2023-04-19T03:40:06Z">
                <w:r w:rsidDel="00000000" w:rsidR="00000000" w:rsidRPr="00000000">
                  <w:rPr>
                    <w:rtl w:val="0"/>
                  </w:rPr>
                </w:r>
              </w:ins>
            </w:sdtContent>
          </w:sdt>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 Scope of testing:</w:t>
      </w:r>
    </w:p>
    <w:p w:rsidR="00000000" w:rsidDel="00000000" w:rsidP="00000000" w:rsidRDefault="00000000" w:rsidRPr="00000000" w14:paraId="00000025">
      <w:pPr>
        <w:numPr>
          <w:ilvl w:val="0"/>
          <w:numId w:val="13"/>
        </w:numPr>
        <w:shd w:fill="ffffff" w:val="clear"/>
        <w:spacing w:after="0" w:afterAutospacing="0" w:before="160" w:lineRule="auto"/>
        <w:ind w:left="720" w:hanging="360"/>
      </w:pPr>
      <w:r w:rsidDel="00000000" w:rsidR="00000000" w:rsidRPr="00000000">
        <w:rPr>
          <w:rtl w:val="0"/>
        </w:rPr>
        <w:t xml:space="preserve">Core monthly test case</w:t>
      </w:r>
    </w:p>
    <w:p w:rsidR="00000000" w:rsidDel="00000000" w:rsidP="00000000" w:rsidRDefault="00000000" w:rsidRPr="00000000" w14:paraId="00000026">
      <w:pPr>
        <w:numPr>
          <w:ilvl w:val="0"/>
          <w:numId w:val="13"/>
        </w:numPr>
        <w:shd w:fill="ffffff" w:val="clear"/>
        <w:spacing w:after="0" w:afterAutospacing="0" w:before="0" w:beforeAutospacing="0" w:lineRule="auto"/>
        <w:ind w:left="720" w:hanging="360"/>
      </w:pPr>
      <w:r w:rsidDel="00000000" w:rsidR="00000000" w:rsidRPr="00000000">
        <w:rPr>
          <w:rtl w:val="0"/>
        </w:rPr>
        <w:t xml:space="preserve">Current ENHs ticket: with status from QA server review upwards</w:t>
      </w:r>
    </w:p>
    <w:p w:rsidR="00000000" w:rsidDel="00000000" w:rsidP="00000000" w:rsidRDefault="00000000" w:rsidRPr="00000000" w14:paraId="00000027">
      <w:pPr>
        <w:numPr>
          <w:ilvl w:val="0"/>
          <w:numId w:val="13"/>
        </w:numPr>
        <w:shd w:fill="ffffff" w:val="clear"/>
        <w:spacing w:after="0" w:afterAutospacing="0" w:before="0" w:beforeAutospacing="0" w:lineRule="auto"/>
        <w:ind w:left="720" w:hanging="360"/>
      </w:pPr>
      <w:r w:rsidDel="00000000" w:rsidR="00000000" w:rsidRPr="00000000">
        <w:rPr>
          <w:rtl w:val="0"/>
        </w:rPr>
        <w:t xml:space="preserve">Delayed ENHs from last release</w:t>
      </w:r>
    </w:p>
    <w:p w:rsidR="00000000" w:rsidDel="00000000" w:rsidP="00000000" w:rsidRDefault="00000000" w:rsidRPr="00000000" w14:paraId="00000028">
      <w:pPr>
        <w:numPr>
          <w:ilvl w:val="0"/>
          <w:numId w:val="13"/>
        </w:numPr>
        <w:shd w:fill="ffffff" w:val="clear"/>
        <w:spacing w:after="0" w:afterAutospacing="0" w:before="0" w:beforeAutospacing="0" w:lineRule="auto"/>
        <w:ind w:left="720" w:hanging="360"/>
      </w:pPr>
      <w:r w:rsidDel="00000000" w:rsidR="00000000" w:rsidRPr="00000000">
        <w:rPr>
          <w:rtl w:val="0"/>
        </w:rPr>
        <w:t xml:space="preserve">Hotfix tickets which were not tested by ww before.</w:t>
      </w:r>
    </w:p>
    <w:p w:rsidR="00000000" w:rsidDel="00000000" w:rsidP="00000000" w:rsidRDefault="00000000" w:rsidRPr="00000000" w14:paraId="00000029">
      <w:pPr>
        <w:numPr>
          <w:ilvl w:val="0"/>
          <w:numId w:val="13"/>
        </w:numPr>
        <w:shd w:fill="ffffff" w:val="clear"/>
        <w:spacing w:after="0" w:before="0" w:beforeAutospacing="0" w:lineRule="auto"/>
        <w:ind w:left="720" w:hanging="360"/>
      </w:pPr>
      <w:r w:rsidDel="00000000" w:rsidR="00000000" w:rsidRPr="00000000">
        <w:rPr>
          <w:rtl w:val="0"/>
        </w:rPr>
        <w:t xml:space="preserve">Maintenance tickets.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-Link test suite:</w:t>
      </w:r>
    </w:p>
    <w:p w:rsidR="00000000" w:rsidDel="00000000" w:rsidP="00000000" w:rsidRDefault="00000000" w:rsidRPr="00000000" w14:paraId="0000002C">
      <w:pPr>
        <w:rPr/>
      </w:pPr>
      <w:hyperlink r:id="rId9">
        <w:r w:rsidDel="00000000" w:rsidR="00000000" w:rsidRPr="00000000">
          <w:rPr>
            <w:color w:val="0000ff"/>
            <w:u w:val="single"/>
            <w:rtl w:val="0"/>
          </w:rPr>
          <w:t xml:space="preserve">https://docs.google.com/spreadsheets/d/1aJdOglcyu8G3xJfzlGADZ06gWyH1HiQsD0YCxEEtfXM/edit#gid=1079490910</w:t>
        </w:r>
      </w:hyperlink>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 Announcement email example:</w:t>
      </w:r>
    </w:p>
    <w:p w:rsidR="00000000" w:rsidDel="00000000" w:rsidP="00000000" w:rsidRDefault="00000000" w:rsidRPr="00000000" w14:paraId="0000002E">
      <w:pPr>
        <w:rPr/>
      </w:pPr>
      <w:r w:rsidDel="00000000" w:rsidR="00000000" w:rsidRPr="00000000">
        <w:rPr/>
        <w:drawing>
          <wp:inline distB="0" distT="0" distL="0" distR="0">
            <wp:extent cx="5943600" cy="3399731"/>
            <wp:effectExtent b="0" l="0" r="0" t="0"/>
            <wp:docPr descr="C:\Users\LENOVO\Desktop\IE11\Screenshot_91.png" id="8" name="image5.png"/>
            <a:graphic>
              <a:graphicData uri="http://schemas.openxmlformats.org/drawingml/2006/picture">
                <pic:pic>
                  <pic:nvPicPr>
                    <pic:cNvPr descr="C:\Users\LENOVO\Desktop\IE11\Screenshot_91.png" id="0" name="image5.png"/>
                    <pic:cNvPicPr preferRelativeResize="0"/>
                  </pic:nvPicPr>
                  <pic:blipFill>
                    <a:blip r:embed="rId10"/>
                    <a:srcRect b="0" l="0" r="0" t="0"/>
                    <a:stretch>
                      <a:fillRect/>
                    </a:stretch>
                  </pic:blipFill>
                  <pic:spPr>
                    <a:xfrm>
                      <a:off x="0" y="0"/>
                      <a:ext cx="5943600" cy="339973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heading=h.tyjcwt" w:id="5"/>
      <w:bookmarkEnd w:id="5"/>
      <w:r w:rsidDel="00000000" w:rsidR="00000000" w:rsidRPr="00000000">
        <w:rPr>
          <w:rtl w:val="0"/>
        </w:rPr>
        <w:t xml:space="preserve">3.1.2. Maintenance regression test</w:t>
      </w:r>
    </w:p>
    <w:p w:rsidR="00000000" w:rsidDel="00000000" w:rsidP="00000000" w:rsidRDefault="00000000" w:rsidRPr="00000000" w14:paraId="00000030">
      <w:pPr>
        <w:rPr/>
      </w:pPr>
      <w:r w:rsidDel="00000000" w:rsidR="00000000" w:rsidRPr="00000000">
        <w:rPr>
          <w:rtl w:val="0"/>
        </w:rPr>
        <w:t xml:space="preserve">- </w:t>
      </w:r>
      <w:r w:rsidDel="00000000" w:rsidR="00000000" w:rsidRPr="00000000">
        <w:rPr>
          <w:b w:val="1"/>
          <w:rtl w:val="0"/>
        </w:rPr>
        <w:t xml:space="preserve">Time</w:t>
      </w:r>
      <w:r w:rsidDel="00000000" w:rsidR="00000000" w:rsidRPr="00000000">
        <w:rPr>
          <w:rtl w:val="0"/>
        </w:rPr>
        <w:t xml:space="preserve">: Check in wiki</w:t>
      </w:r>
    </w:p>
    <w:p w:rsidR="00000000" w:rsidDel="00000000" w:rsidP="00000000" w:rsidRDefault="00000000" w:rsidRPr="00000000" w14:paraId="00000031">
      <w:pPr>
        <w:rPr/>
      </w:pPr>
      <w:hyperlink r:id="rId11">
        <w:r w:rsidDel="00000000" w:rsidR="00000000" w:rsidRPr="00000000">
          <w:rPr>
            <w:color w:val="1155cc"/>
            <w:u w:val="single"/>
            <w:rtl w:val="0"/>
          </w:rPr>
          <w:t xml:space="preserve">https://wiki.shop.samsung.com/display/HM/Maintenance+Release+ENH-62-RC-2</w:t>
        </w:r>
      </w:hyperlink>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(AI team - SMI,SMN 1-&gt; 5, SMC, SMB,...)</w:t>
      </w:r>
    </w:p>
    <w:p w:rsidR="00000000" w:rsidDel="00000000" w:rsidP="00000000" w:rsidRDefault="00000000" w:rsidRPr="00000000" w14:paraId="00000033">
      <w:pPr>
        <w:rPr/>
      </w:pPr>
      <w:hyperlink r:id="rId12">
        <w:r w:rsidDel="00000000" w:rsidR="00000000" w:rsidRPr="00000000">
          <w:rPr>
            <w:color w:val="1155cc"/>
            <w:u w:val="single"/>
            <w:rtl w:val="0"/>
          </w:rPr>
          <w:t xml:space="preserve">https://wiki.shop.samsung.com/pages/viewpage.action?pageId=105911065</w:t>
        </w:r>
      </w:hyperlink>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(SDS team - SMA,SMR,SMS)</w:t>
      </w:r>
    </w:p>
    <w:p w:rsidR="00000000" w:rsidDel="00000000" w:rsidP="00000000" w:rsidRDefault="00000000" w:rsidRPr="00000000" w14:paraId="00000035">
      <w:pPr>
        <w:rPr/>
      </w:pPr>
      <w:r w:rsidDel="00000000" w:rsidR="00000000" w:rsidRPr="00000000">
        <w:rPr>
          <w:rtl w:val="0"/>
        </w:rPr>
        <w:t xml:space="preserve">If we have monthly regression test this week, then no need maintenance regression test</w:t>
      </w:r>
    </w:p>
    <w:p w:rsidR="00000000" w:rsidDel="00000000" w:rsidP="00000000" w:rsidRDefault="00000000" w:rsidRPr="00000000" w14:paraId="00000036">
      <w:pPr>
        <w:rPr>
          <w:b w:val="1"/>
        </w:rPr>
      </w:pPr>
      <w:r w:rsidDel="00000000" w:rsidR="00000000" w:rsidRPr="00000000">
        <w:rPr>
          <w:b w:val="1"/>
          <w:rtl w:val="0"/>
        </w:rPr>
        <w:t xml:space="preserve">-Scope of testing:</w:t>
      </w:r>
    </w:p>
    <w:p w:rsidR="00000000" w:rsidDel="00000000" w:rsidP="00000000" w:rsidRDefault="00000000" w:rsidRPr="00000000" w14:paraId="00000037">
      <w:pPr>
        <w:rPr/>
      </w:pPr>
      <w:r w:rsidDel="00000000" w:rsidR="00000000" w:rsidRPr="00000000">
        <w:rPr>
          <w:rtl w:val="0"/>
        </w:rPr>
        <w:t xml:space="preserve">+ Choose 1 main site (Estore, EPP, Bulk order,..)</w:t>
      </w:r>
    </w:p>
    <w:p w:rsidR="00000000" w:rsidDel="00000000" w:rsidP="00000000" w:rsidRDefault="00000000" w:rsidRPr="00000000" w14:paraId="00000038">
      <w:pPr>
        <w:rPr/>
      </w:pPr>
      <w:r w:rsidDel="00000000" w:rsidR="00000000" w:rsidRPr="00000000">
        <w:rPr>
          <w:rtl w:val="0"/>
        </w:rPr>
        <w:t xml:space="preserve">+ Choose test case of main business flows of selected main site: Log in, PLP, PDP, AEM Integration, Order placement,…</w:t>
      </w:r>
    </w:p>
    <w:p w:rsidR="00000000" w:rsidDel="00000000" w:rsidP="00000000" w:rsidRDefault="00000000" w:rsidRPr="00000000" w14:paraId="00000039">
      <w:pPr>
        <w:rPr/>
      </w:pPr>
      <w:r w:rsidDel="00000000" w:rsidR="00000000" w:rsidRPr="00000000">
        <w:rPr>
          <w:rtl w:val="0"/>
        </w:rPr>
        <w:t xml:space="preserve">+ For the rest site: Test normal order flow of all payment methods</w:t>
      </w:r>
    </w:p>
    <w:p w:rsidR="00000000" w:rsidDel="00000000" w:rsidP="00000000" w:rsidRDefault="00000000" w:rsidRPr="00000000" w14:paraId="0000003A">
      <w:pPr>
        <w:rPr/>
      </w:pPr>
      <w:r w:rsidDel="00000000" w:rsidR="00000000" w:rsidRPr="00000000">
        <w:rPr>
          <w:rtl w:val="0"/>
        </w:rPr>
        <w:t xml:space="preserve">+ Test current ENHs/ maintenance tickets  in the filter provided by AI/SDS team.</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-Link test suite:</w:t>
      </w:r>
    </w:p>
    <w:p w:rsidR="00000000" w:rsidDel="00000000" w:rsidP="00000000" w:rsidRDefault="00000000" w:rsidRPr="00000000" w14:paraId="0000003D">
      <w:pPr>
        <w:rPr/>
      </w:pPr>
      <w:hyperlink r:id="rId13">
        <w:r w:rsidDel="00000000" w:rsidR="00000000" w:rsidRPr="00000000">
          <w:rPr>
            <w:color w:val="0000ff"/>
            <w:u w:val="single"/>
            <w:rtl w:val="0"/>
          </w:rPr>
          <w:t xml:space="preserve">https://docs.google.com/spreadsheets/d/17QTyWiOKgnUlUwQsZ1VanxKufaeVX6kza-XbC0SWQHc/edit#gid=105657614</w:t>
        </w:r>
      </w:hyperlink>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 Announcement email example:</w:t>
      </w:r>
    </w:p>
    <w:p w:rsidR="00000000" w:rsidDel="00000000" w:rsidP="00000000" w:rsidRDefault="00000000" w:rsidRPr="00000000" w14:paraId="0000003F">
      <w:pPr>
        <w:rPr/>
      </w:pPr>
      <w:r w:rsidDel="00000000" w:rsidR="00000000" w:rsidRPr="00000000">
        <w:rPr/>
        <w:drawing>
          <wp:inline distB="0" distT="0" distL="0" distR="0">
            <wp:extent cx="5943600" cy="2470185"/>
            <wp:effectExtent b="0" l="0" r="0" t="0"/>
            <wp:docPr descr="C:\Users\LENOVO\Desktop\IE11\Screenshot_92.png" id="10" name="image3.png"/>
            <a:graphic>
              <a:graphicData uri="http://schemas.openxmlformats.org/drawingml/2006/picture">
                <pic:pic>
                  <pic:nvPicPr>
                    <pic:cNvPr descr="C:\Users\LENOVO\Desktop\IE11\Screenshot_92.png" id="0" name="image3.png"/>
                    <pic:cNvPicPr preferRelativeResize="0"/>
                  </pic:nvPicPr>
                  <pic:blipFill>
                    <a:blip r:embed="rId14"/>
                    <a:srcRect b="0" l="0" r="0" t="0"/>
                    <a:stretch>
                      <a:fillRect/>
                    </a:stretch>
                  </pic:blipFill>
                  <pic:spPr>
                    <a:xfrm>
                      <a:off x="0" y="0"/>
                      <a:ext cx="5943600" cy="24701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rPr/>
      </w:pPr>
      <w:bookmarkStart w:colFirst="0" w:colLast="0" w:name="_heading=h.3dy6vkm" w:id="6"/>
      <w:bookmarkEnd w:id="6"/>
      <w:r w:rsidDel="00000000" w:rsidR="00000000" w:rsidRPr="00000000">
        <w:rPr>
          <w:rtl w:val="0"/>
        </w:rPr>
        <w:t xml:space="preserve">3.2. </w:t>
        <w:tab/>
        <w:t xml:space="preserve">Test implementation</w:t>
      </w:r>
    </w:p>
    <w:p w:rsidR="00000000" w:rsidDel="00000000" w:rsidP="00000000" w:rsidRDefault="00000000" w:rsidRPr="00000000" w14:paraId="00000041">
      <w:pPr>
        <w:rPr/>
      </w:pPr>
      <w:r w:rsidDel="00000000" w:rsidR="00000000" w:rsidRPr="00000000">
        <w:rPr>
          <w:rtl w:val="0"/>
        </w:rPr>
        <w:t xml:space="preserve">-</w:t>
        <w:tab/>
        <w:t xml:space="preserve">Create test cases, include: </w:t>
      </w:r>
    </w:p>
    <w:p w:rsidR="00000000" w:rsidDel="00000000" w:rsidP="00000000" w:rsidRDefault="00000000" w:rsidRPr="00000000" w14:paraId="00000042">
      <w:pPr>
        <w:ind w:left="720" w:firstLine="0"/>
        <w:rPr/>
      </w:pPr>
      <w:r w:rsidDel="00000000" w:rsidR="00000000" w:rsidRPr="00000000">
        <w:rPr>
          <w:rtl w:val="0"/>
        </w:rPr>
        <w:t xml:space="preserve">•</w:t>
        <w:tab/>
        <w:t xml:space="preserve">Analyze business process</w:t>
      </w:r>
    </w:p>
    <w:p w:rsidR="00000000" w:rsidDel="00000000" w:rsidP="00000000" w:rsidRDefault="00000000" w:rsidRPr="00000000" w14:paraId="00000043">
      <w:pPr>
        <w:ind w:left="720" w:firstLine="0"/>
        <w:rPr/>
      </w:pPr>
      <w:r w:rsidDel="00000000" w:rsidR="00000000" w:rsidRPr="00000000">
        <w:rPr>
          <w:rtl w:val="0"/>
        </w:rPr>
        <w:t xml:space="preserve">•</w:t>
        <w:tab/>
        <w:t xml:space="preserve">Analyze use cases, design, requirements, test plan </w:t>
      </w:r>
    </w:p>
    <w:p w:rsidR="00000000" w:rsidDel="00000000" w:rsidP="00000000" w:rsidRDefault="00000000" w:rsidRPr="00000000" w14:paraId="00000044">
      <w:pPr>
        <w:ind w:left="720" w:firstLine="0"/>
        <w:rPr/>
      </w:pPr>
      <w:r w:rsidDel="00000000" w:rsidR="00000000" w:rsidRPr="00000000">
        <w:rPr>
          <w:rtl w:val="0"/>
        </w:rPr>
        <w:t xml:space="preserve">•</w:t>
        <w:tab/>
        <w:t xml:space="preserve">Identify test cases: test precondition, scenario, expected result </w:t>
      </w:r>
    </w:p>
    <w:p w:rsidR="00000000" w:rsidDel="00000000" w:rsidP="00000000" w:rsidRDefault="00000000" w:rsidRPr="00000000" w14:paraId="00000045">
      <w:pPr>
        <w:ind w:left="720" w:firstLine="0"/>
        <w:rPr/>
      </w:pPr>
      <w:r w:rsidDel="00000000" w:rsidR="00000000" w:rsidRPr="00000000">
        <w:rPr>
          <w:rtl w:val="0"/>
        </w:rPr>
        <w:t xml:space="preserve">•</w:t>
        <w:tab/>
        <w:t xml:space="preserve">Identify test case data </w:t>
      </w:r>
    </w:p>
    <w:p w:rsidR="00000000" w:rsidDel="00000000" w:rsidP="00000000" w:rsidRDefault="00000000" w:rsidRPr="00000000" w14:paraId="00000046">
      <w:pPr>
        <w:rPr/>
      </w:pPr>
      <w:r w:rsidDel="00000000" w:rsidR="00000000" w:rsidRPr="00000000">
        <w:rPr>
          <w:rtl w:val="0"/>
        </w:rPr>
        <w:t xml:space="preserve">-</w:t>
        <w:tab/>
        <w:t xml:space="preserve">Identify and structure test procedures, include: </w:t>
      </w:r>
    </w:p>
    <w:p w:rsidR="00000000" w:rsidDel="00000000" w:rsidP="00000000" w:rsidRDefault="00000000" w:rsidRPr="00000000" w14:paraId="00000047">
      <w:pPr>
        <w:ind w:left="720" w:firstLine="0"/>
        <w:rPr/>
      </w:pPr>
      <w:r w:rsidDel="00000000" w:rsidR="00000000" w:rsidRPr="00000000">
        <w:rPr>
          <w:rtl w:val="0"/>
        </w:rPr>
        <w:t xml:space="preserve">•</w:t>
        <w:tab/>
        <w:t xml:space="preserve">Analyze test cases </w:t>
      </w:r>
    </w:p>
    <w:p w:rsidR="00000000" w:rsidDel="00000000" w:rsidP="00000000" w:rsidRDefault="00000000" w:rsidRPr="00000000" w14:paraId="00000048">
      <w:pPr>
        <w:ind w:left="720" w:firstLine="0"/>
        <w:rPr/>
      </w:pPr>
      <w:r w:rsidDel="00000000" w:rsidR="00000000" w:rsidRPr="00000000">
        <w:rPr>
          <w:rtl w:val="0"/>
        </w:rPr>
        <w:t xml:space="preserve">•</w:t>
        <w:tab/>
        <w:t xml:space="preserve">Identify test procedures </w:t>
      </w:r>
    </w:p>
    <w:p w:rsidR="00000000" w:rsidDel="00000000" w:rsidP="00000000" w:rsidRDefault="00000000" w:rsidRPr="00000000" w14:paraId="00000049">
      <w:pPr>
        <w:ind w:left="720" w:firstLine="0"/>
        <w:rPr/>
      </w:pPr>
      <w:r w:rsidDel="00000000" w:rsidR="00000000" w:rsidRPr="00000000">
        <w:rPr>
          <w:rtl w:val="0"/>
        </w:rPr>
        <w:t xml:space="preserve">•</w:t>
        <w:tab/>
        <w:t xml:space="preserve">Structure test procedures: identify relationship and performing sequence of test procedures, starting and ending conditions, relation of test procedures and test cases    </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test cases.</w:t>
      </w:r>
    </w:p>
    <w:p w:rsidR="00000000" w:rsidDel="00000000" w:rsidP="00000000" w:rsidRDefault="00000000" w:rsidRPr="00000000" w14:paraId="0000004B">
      <w:pPr>
        <w:rPr/>
      </w:pPr>
      <w:r w:rsidDel="00000000" w:rsidR="00000000" w:rsidRPr="00000000">
        <w:rPr>
          <w:b w:val="1"/>
          <w:rtl w:val="0"/>
        </w:rPr>
        <w:t xml:space="preserve">For monthly regression test,</w:t>
      </w:r>
      <w:r w:rsidDel="00000000" w:rsidR="00000000" w:rsidRPr="00000000">
        <w:rPr>
          <w:rtl w:val="0"/>
        </w:rPr>
        <w:t xml:space="preserve"> we create common testcases for GLOBAL ENHs in order to save team’s time and effort. Detail process is described below:</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Regression lead scans the </w:t>
      </w:r>
      <w:r w:rsidDel="00000000" w:rsidR="00000000" w:rsidRPr="00000000">
        <w:rPr>
          <w:rtl w:val="0"/>
        </w:rPr>
        <w:t xml:space="preserve">wiki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categorize the tickets by GLOBAL/country specific labels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Global ENHs test cases are prepared in Global ENHs TCs sheet.</w:t>
      </w:r>
    </w:p>
    <w:p w:rsidR="00000000" w:rsidDel="00000000" w:rsidP="00000000" w:rsidRDefault="00000000" w:rsidRPr="00000000" w14:paraId="0000004F">
      <w:pPr>
        <w:spacing w:after="0" w:line="240" w:lineRule="auto"/>
        <w:ind w:left="1080" w:firstLine="0"/>
        <w:rPr/>
      </w:pPr>
      <w:r w:rsidDel="00000000" w:rsidR="00000000" w:rsidRPr="00000000">
        <w:rPr/>
        <w:drawing>
          <wp:inline distB="114300" distT="114300" distL="114300" distR="114300">
            <wp:extent cx="5943600" cy="26162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6">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https://docs.google.com/spreadsheets/d/1AlH23iPvmsPGOg6jPl2bzOFkUk_5F9VKz3dEe4ptw9o/edit#gid=0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meeting will be held if needed for all teams to share knowledge about how to test the complicated tickets.</w:t>
      </w:r>
    </w:p>
    <w:p w:rsidR="00000000" w:rsidDel="00000000" w:rsidP="00000000" w:rsidRDefault="00000000" w:rsidRPr="00000000" w14:paraId="00000053">
      <w:pPr>
        <w:rPr>
          <w:color w:val="ff0000"/>
        </w:rPr>
      </w:pPr>
      <w:r w:rsidDel="00000000" w:rsidR="00000000" w:rsidRPr="00000000">
        <w:rPr>
          <w:rtl w:val="0"/>
        </w:rPr>
        <w:t xml:space="preserve"> </w:t>
      </w:r>
      <w:r w:rsidDel="00000000" w:rsidR="00000000" w:rsidRPr="00000000">
        <w:rPr>
          <w:color w:val="ff0000"/>
          <w:rtl w:val="0"/>
        </w:rPr>
        <w:tab/>
        <w:t xml:space="preserve">5. By the 1</w:t>
      </w:r>
      <w:r w:rsidDel="00000000" w:rsidR="00000000" w:rsidRPr="00000000">
        <w:rPr>
          <w:color w:val="ff0000"/>
          <w:vertAlign w:val="superscript"/>
          <w:rtl w:val="0"/>
        </w:rPr>
        <w:t xml:space="preserve">st</w:t>
      </w:r>
      <w:r w:rsidDel="00000000" w:rsidR="00000000" w:rsidRPr="00000000">
        <w:rPr>
          <w:color w:val="ff0000"/>
          <w:rtl w:val="0"/>
        </w:rPr>
        <w:t xml:space="preserve"> day of testing period, Regression lead sends email to all development  teams to finalize the scope of testing. For any  tickets whose status changed to QA SERVER REVIEW during testing period, WW will pick the Tickets to test  base on its’ priority and resource. The rest will still be tested by their  internal QA team.</w:t>
      </w:r>
    </w:p>
    <w:p w:rsidR="00000000" w:rsidDel="00000000" w:rsidP="00000000" w:rsidRDefault="00000000" w:rsidRPr="00000000" w14:paraId="00000054">
      <w:pPr>
        <w:pStyle w:val="Heading1"/>
        <w:rPr/>
      </w:pPr>
      <w:bookmarkStart w:colFirst="0" w:colLast="0" w:name="_heading=h.1t3h5sf" w:id="7"/>
      <w:bookmarkEnd w:id="7"/>
      <w:r w:rsidDel="00000000" w:rsidR="00000000" w:rsidRPr="00000000">
        <w:rPr>
          <w:rtl w:val="0"/>
        </w:rPr>
        <w:t xml:space="preserve">3.3 </w:t>
        <w:tab/>
        <w:t xml:space="preserve">Test execution   </w:t>
      </w:r>
    </w:p>
    <w:p w:rsidR="00000000" w:rsidDel="00000000" w:rsidP="00000000" w:rsidRDefault="00000000" w:rsidRPr="00000000" w14:paraId="00000055">
      <w:pPr>
        <w:pStyle w:val="Heading2"/>
        <w:rPr/>
      </w:pPr>
      <w:bookmarkStart w:colFirst="0" w:colLast="0" w:name="_heading=h.3huk9l1584po" w:id="8"/>
      <w:bookmarkEnd w:id="8"/>
      <w:r w:rsidDel="00000000" w:rsidR="00000000" w:rsidRPr="00000000">
        <w:rPr>
          <w:rtl w:val="0"/>
        </w:rPr>
        <w:t xml:space="preserve">3.3.1. Execute testing</w:t>
      </w:r>
    </w:p>
    <w:p w:rsidR="00000000" w:rsidDel="00000000" w:rsidP="00000000" w:rsidRDefault="00000000" w:rsidRPr="00000000" w14:paraId="00000056">
      <w:pPr>
        <w:rPr/>
      </w:pPr>
      <w:r w:rsidDel="00000000" w:rsidR="00000000" w:rsidRPr="00000000">
        <w:rPr>
          <w:rtl w:val="0"/>
        </w:rPr>
        <w:t xml:space="preserve">Conducts test based on test cases, record actual data regarding to test environment, test data, test activities and results</w:t>
      </w:r>
    </w:p>
    <w:p w:rsidR="00000000" w:rsidDel="00000000" w:rsidP="00000000" w:rsidRDefault="00000000" w:rsidRPr="00000000" w14:paraId="00000057">
      <w:pPr>
        <w:pStyle w:val="Heading2"/>
        <w:rPr/>
      </w:pPr>
      <w:bookmarkStart w:colFirst="0" w:colLast="0" w:name="_heading=h.z4sj5rk9ykng" w:id="9"/>
      <w:bookmarkEnd w:id="9"/>
      <w:r w:rsidDel="00000000" w:rsidR="00000000" w:rsidRPr="00000000">
        <w:rPr>
          <w:rtl w:val="0"/>
        </w:rPr>
        <w:t xml:space="preserve">3.3.2. Scope change approach</w:t>
      </w:r>
    </w:p>
    <w:p w:rsidR="00000000" w:rsidDel="00000000" w:rsidP="00000000" w:rsidRDefault="00000000" w:rsidRPr="00000000" w14:paraId="00000058">
      <w:pPr>
        <w:rPr/>
      </w:pPr>
      <w:r w:rsidDel="00000000" w:rsidR="00000000" w:rsidRPr="00000000">
        <w:rPr>
          <w:rtl w:val="0"/>
        </w:rPr>
        <w:t xml:space="preserve">Scope </w:t>
      </w:r>
    </w:p>
    <w:p w:rsidR="00000000" w:rsidDel="00000000" w:rsidP="00000000" w:rsidRDefault="00000000" w:rsidRPr="00000000" w14:paraId="00000059">
      <w:pPr>
        <w:numPr>
          <w:ilvl w:val="0"/>
          <w:numId w:val="8"/>
        </w:numPr>
        <w:ind w:left="720" w:hanging="360"/>
        <w:rPr>
          <w:color w:val="000000"/>
        </w:rPr>
      </w:pPr>
      <w:r w:rsidDel="00000000" w:rsidR="00000000" w:rsidRPr="00000000">
        <w:rPr>
          <w:rtl w:val="0"/>
        </w:rPr>
        <w:t xml:space="preserve">Delayed stories need to be communicated </w:t>
      </w:r>
      <w:r w:rsidDel="00000000" w:rsidR="00000000" w:rsidRPr="00000000">
        <w:rPr>
          <w:b w:val="1"/>
          <w:rtl w:val="0"/>
        </w:rPr>
        <w:t xml:space="preserve">before the code freeze date</w:t>
      </w:r>
      <w:r w:rsidDel="00000000" w:rsidR="00000000" w:rsidRPr="00000000">
        <w:rPr>
          <w:rtl w:val="0"/>
        </w:rPr>
        <w:t xml:space="preserve">, WW team and development team to make a decision on testing approach for any delayed stories. (details below)</w:t>
      </w:r>
    </w:p>
    <w:p w:rsidR="00000000" w:rsidDel="00000000" w:rsidP="00000000" w:rsidRDefault="00000000" w:rsidRPr="00000000" w14:paraId="0000005A">
      <w:pPr>
        <w:numPr>
          <w:ilvl w:val="0"/>
          <w:numId w:val="8"/>
        </w:numPr>
        <w:ind w:left="720" w:hanging="360"/>
        <w:rPr>
          <w:color w:val="000000"/>
        </w:rPr>
      </w:pPr>
      <w:r w:rsidDel="00000000" w:rsidR="00000000" w:rsidRPr="00000000">
        <w:rPr>
          <w:rtl w:val="0"/>
        </w:rPr>
        <w:t xml:space="preserve">Deferred stories need to be communicated</w:t>
      </w:r>
      <w:r w:rsidDel="00000000" w:rsidR="00000000" w:rsidRPr="00000000">
        <w:rPr>
          <w:b w:val="1"/>
          <w:rtl w:val="0"/>
        </w:rPr>
        <w:t xml:space="preserve"> before Regression test phase ends</w:t>
      </w:r>
      <w:r w:rsidDel="00000000" w:rsidR="00000000" w:rsidRPr="00000000">
        <w:rPr>
          <w:rtl w:val="0"/>
        </w:rPr>
        <w:t xml:space="preserve">. WW team and development team to make a decision on testing approach for any deferred stories. (details below)</w:t>
      </w:r>
    </w:p>
    <w:p w:rsidR="00000000" w:rsidDel="00000000" w:rsidP="00000000" w:rsidRDefault="00000000" w:rsidRPr="00000000" w14:paraId="0000005B">
      <w:pPr>
        <w:numPr>
          <w:ilvl w:val="0"/>
          <w:numId w:val="8"/>
        </w:numPr>
        <w:ind w:left="720" w:hanging="360"/>
        <w:rPr>
          <w:color w:val="000000"/>
        </w:rPr>
      </w:pPr>
      <w:r w:rsidDel="00000000" w:rsidR="00000000" w:rsidRPr="00000000">
        <w:rPr>
          <w:rtl w:val="0"/>
        </w:rPr>
        <w:t xml:space="preserve">Stories deployed dormant need to be communicated </w:t>
      </w:r>
      <w:r w:rsidDel="00000000" w:rsidR="00000000" w:rsidRPr="00000000">
        <w:rPr>
          <w:b w:val="1"/>
          <w:rtl w:val="0"/>
        </w:rPr>
        <w:t xml:space="preserve">before Regression test phase ends</w:t>
      </w:r>
      <w:r w:rsidDel="00000000" w:rsidR="00000000" w:rsidRPr="00000000">
        <w:rPr>
          <w:rtl w:val="0"/>
        </w:rPr>
        <w:t xml:space="preserve">. WW team and development team to make a decision on testing approach for any deferred stories. (details below)</w:t>
      </w:r>
    </w:p>
    <w:p w:rsidR="00000000" w:rsidDel="00000000" w:rsidP="00000000" w:rsidRDefault="00000000" w:rsidRPr="00000000" w14:paraId="0000005C">
      <w:pPr>
        <w:numPr>
          <w:ilvl w:val="0"/>
          <w:numId w:val="8"/>
        </w:numPr>
        <w:ind w:left="720" w:hanging="360"/>
        <w:rPr>
          <w:color w:val="000000"/>
        </w:rPr>
      </w:pPr>
      <w:r w:rsidDel="00000000" w:rsidR="00000000" w:rsidRPr="00000000">
        <w:rPr>
          <w:rtl w:val="0"/>
        </w:rPr>
        <w:t xml:space="preserve">Urgent Change requests need to be added to the scope page as well and directly communicated to WW team, regression team and release management team. Discussion needs to happen to discuss testing approach. (details below)</w:t>
      </w:r>
    </w:p>
    <w:p w:rsidR="00000000" w:rsidDel="00000000" w:rsidP="00000000" w:rsidRDefault="00000000" w:rsidRPr="00000000" w14:paraId="0000005D">
      <w:pPr>
        <w:numPr>
          <w:ilvl w:val="0"/>
          <w:numId w:val="8"/>
        </w:numPr>
        <w:ind w:left="720" w:hanging="360"/>
        <w:rPr>
          <w:color w:val="000000"/>
        </w:rPr>
      </w:pPr>
      <w:r w:rsidDel="00000000" w:rsidR="00000000" w:rsidRPr="00000000">
        <w:rPr>
          <w:rtl w:val="0"/>
        </w:rPr>
        <w:t xml:space="preserve">Any Priority/Global hotfix/bug fix changes. Also need to be included in the scope page so that WW is aware and can validate it.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Delayed Stories</w:t>
      </w:r>
    </w:p>
    <w:p w:rsidR="00000000" w:rsidDel="00000000" w:rsidP="00000000" w:rsidRDefault="00000000" w:rsidRPr="00000000" w14:paraId="00000060">
      <w:pPr>
        <w:rPr/>
      </w:pPr>
      <w:r w:rsidDel="00000000" w:rsidR="00000000" w:rsidRPr="00000000">
        <w:rPr>
          <w:rtl w:val="0"/>
        </w:rPr>
        <w:t xml:space="preserve">A delayed story is a story that still in development after code freeze date. In the case where a story is Delayed:</w:t>
      </w:r>
    </w:p>
    <w:p w:rsidR="00000000" w:rsidDel="00000000" w:rsidP="00000000" w:rsidRDefault="00000000" w:rsidRPr="00000000" w14:paraId="00000061">
      <w:pPr>
        <w:numPr>
          <w:ilvl w:val="0"/>
          <w:numId w:val="9"/>
        </w:numPr>
        <w:ind w:left="720" w:hanging="360"/>
        <w:rPr>
          <w:color w:val="000000"/>
        </w:rPr>
      </w:pPr>
      <w:r w:rsidDel="00000000" w:rsidR="00000000" w:rsidRPr="00000000">
        <w:rPr>
          <w:rtl w:val="0"/>
        </w:rPr>
        <w:t xml:space="preserve">Development team to inform WW, Regression and release management team, via email with the estimates on time for completion and impact of functionality.</w:t>
      </w:r>
    </w:p>
    <w:p w:rsidR="00000000" w:rsidDel="00000000" w:rsidP="00000000" w:rsidRDefault="00000000" w:rsidRPr="00000000" w14:paraId="00000062">
      <w:pPr>
        <w:numPr>
          <w:ilvl w:val="0"/>
          <w:numId w:val="9"/>
        </w:numPr>
        <w:ind w:left="720" w:hanging="360"/>
        <w:rPr>
          <w:color w:val="000000"/>
        </w:rPr>
      </w:pPr>
      <w:r w:rsidDel="00000000" w:rsidR="00000000" w:rsidRPr="00000000">
        <w:rPr>
          <w:rtl w:val="0"/>
        </w:rPr>
        <w:t xml:space="preserve">Development team to update the scope page and ticket with the proper details and new estimates.</w:t>
      </w:r>
    </w:p>
    <w:p w:rsidR="00000000" w:rsidDel="00000000" w:rsidP="00000000" w:rsidRDefault="00000000" w:rsidRPr="00000000" w14:paraId="00000063">
      <w:pPr>
        <w:numPr>
          <w:ilvl w:val="0"/>
          <w:numId w:val="9"/>
        </w:numPr>
        <w:ind w:left="720" w:hanging="360"/>
        <w:rPr>
          <w:color w:val="000000"/>
        </w:rPr>
      </w:pPr>
      <w:r w:rsidDel="00000000" w:rsidR="00000000" w:rsidRPr="00000000">
        <w:rPr>
          <w:rtl w:val="0"/>
        </w:rPr>
        <w:t xml:space="preserve">Development team to update STG2 environment. (PRs and data/configurations as required)</w:t>
      </w:r>
    </w:p>
    <w:p w:rsidR="00000000" w:rsidDel="00000000" w:rsidP="00000000" w:rsidRDefault="00000000" w:rsidRPr="00000000" w14:paraId="00000064">
      <w:pPr>
        <w:numPr>
          <w:ilvl w:val="0"/>
          <w:numId w:val="9"/>
        </w:numPr>
        <w:ind w:left="720" w:hanging="360"/>
        <w:rPr>
          <w:color w:val="000000"/>
        </w:rPr>
      </w:pPr>
      <w:r w:rsidDel="00000000" w:rsidR="00000000" w:rsidRPr="00000000">
        <w:rPr>
          <w:rtl w:val="0"/>
        </w:rPr>
        <w:t xml:space="preserve">If required, WW team and regression team to agree on an appropriate amount of testing for the delayed functionality. Points for consideration:</w:t>
      </w:r>
    </w:p>
    <w:p w:rsidR="00000000" w:rsidDel="00000000" w:rsidP="00000000" w:rsidRDefault="00000000" w:rsidRPr="00000000" w14:paraId="00000065">
      <w:pPr>
        <w:numPr>
          <w:ilvl w:val="1"/>
          <w:numId w:val="9"/>
        </w:numPr>
        <w:ind w:left="1440" w:hanging="360"/>
        <w:rPr>
          <w:color w:val="000000"/>
        </w:rPr>
      </w:pPr>
      <w:r w:rsidDel="00000000" w:rsidR="00000000" w:rsidRPr="00000000">
        <w:rPr>
          <w:rtl w:val="0"/>
        </w:rPr>
        <w:t xml:space="preserve">Time left before regression phase ends/deployment to production</w:t>
      </w:r>
    </w:p>
    <w:p w:rsidR="00000000" w:rsidDel="00000000" w:rsidP="00000000" w:rsidRDefault="00000000" w:rsidRPr="00000000" w14:paraId="00000066">
      <w:pPr>
        <w:numPr>
          <w:ilvl w:val="1"/>
          <w:numId w:val="9"/>
        </w:numPr>
        <w:ind w:left="1440" w:hanging="360"/>
        <w:rPr>
          <w:color w:val="000000"/>
        </w:rPr>
      </w:pPr>
      <w:r w:rsidDel="00000000" w:rsidR="00000000" w:rsidRPr="00000000">
        <w:rPr>
          <w:rtl w:val="0"/>
        </w:rPr>
        <w:t xml:space="preserve">Complexity of the delayed functionality</w:t>
      </w:r>
    </w:p>
    <w:p w:rsidR="00000000" w:rsidDel="00000000" w:rsidP="00000000" w:rsidRDefault="00000000" w:rsidRPr="00000000" w14:paraId="00000067">
      <w:pPr>
        <w:numPr>
          <w:ilvl w:val="1"/>
          <w:numId w:val="9"/>
        </w:numPr>
        <w:ind w:left="1440" w:hanging="360"/>
        <w:rPr>
          <w:color w:val="000000"/>
        </w:rPr>
      </w:pPr>
      <w:r w:rsidDel="00000000" w:rsidR="00000000" w:rsidRPr="00000000">
        <w:rPr>
          <w:rtl w:val="0"/>
        </w:rPr>
        <w:t xml:space="preserve">Impact on regression of story vs other countries/clusters</w:t>
      </w:r>
    </w:p>
    <w:p w:rsidR="00000000" w:rsidDel="00000000" w:rsidP="00000000" w:rsidRDefault="00000000" w:rsidRPr="00000000" w14:paraId="00000068">
      <w:pPr>
        <w:numPr>
          <w:ilvl w:val="0"/>
          <w:numId w:val="9"/>
        </w:numPr>
        <w:ind w:left="720" w:hanging="360"/>
        <w:rPr>
          <w:color w:val="000000"/>
        </w:rPr>
      </w:pPr>
      <w:r w:rsidDel="00000000" w:rsidR="00000000" w:rsidRPr="00000000">
        <w:rPr>
          <w:rtl w:val="0"/>
        </w:rPr>
        <w:t xml:space="preserve">WW to test functionality and provide report.</w:t>
      </w:r>
    </w:p>
    <w:p w:rsidR="00000000" w:rsidDel="00000000" w:rsidP="00000000" w:rsidRDefault="00000000" w:rsidRPr="00000000" w14:paraId="00000069">
      <w:pPr>
        <w:rPr>
          <w:b w:val="1"/>
        </w:rPr>
      </w:pPr>
      <w:r w:rsidDel="00000000" w:rsidR="00000000" w:rsidRPr="00000000">
        <w:rPr>
          <w:b w:val="1"/>
          <w:rtl w:val="0"/>
        </w:rPr>
        <w:t xml:space="preserve">Deferred Stories</w:t>
      </w:r>
    </w:p>
    <w:p w:rsidR="00000000" w:rsidDel="00000000" w:rsidP="00000000" w:rsidRDefault="00000000" w:rsidRPr="00000000" w14:paraId="0000006A">
      <w:pPr>
        <w:rPr/>
      </w:pPr>
      <w:r w:rsidDel="00000000" w:rsidR="00000000" w:rsidRPr="00000000">
        <w:rPr>
          <w:rtl w:val="0"/>
        </w:rPr>
        <w:t xml:space="preserve">A deferred story is a story that is moved to a future release. In the case where a story is Deferred after regression starts.</w:t>
      </w:r>
    </w:p>
    <w:p w:rsidR="00000000" w:rsidDel="00000000" w:rsidP="00000000" w:rsidRDefault="00000000" w:rsidRPr="00000000" w14:paraId="0000006B">
      <w:pPr>
        <w:numPr>
          <w:ilvl w:val="0"/>
          <w:numId w:val="15"/>
        </w:numPr>
        <w:ind w:left="720" w:hanging="360"/>
        <w:rPr>
          <w:color w:val="000000"/>
        </w:rPr>
      </w:pPr>
      <w:r w:rsidDel="00000000" w:rsidR="00000000" w:rsidRPr="00000000">
        <w:rPr>
          <w:rtl w:val="0"/>
        </w:rPr>
        <w:t xml:space="preserve">Development team to inform WW, Regression and release management team, via email with the subsidiary/GMC communications.</w:t>
      </w:r>
    </w:p>
    <w:p w:rsidR="00000000" w:rsidDel="00000000" w:rsidP="00000000" w:rsidRDefault="00000000" w:rsidRPr="00000000" w14:paraId="0000006C">
      <w:pPr>
        <w:numPr>
          <w:ilvl w:val="0"/>
          <w:numId w:val="15"/>
        </w:numPr>
        <w:ind w:left="720" w:hanging="360"/>
        <w:rPr>
          <w:color w:val="000000"/>
        </w:rPr>
      </w:pPr>
      <w:r w:rsidDel="00000000" w:rsidR="00000000" w:rsidRPr="00000000">
        <w:rPr>
          <w:rtl w:val="0"/>
        </w:rPr>
        <w:t xml:space="preserve">Development team to update the scope page and ticket with the proper details and new estimates.</w:t>
      </w:r>
    </w:p>
    <w:p w:rsidR="00000000" w:rsidDel="00000000" w:rsidP="00000000" w:rsidRDefault="00000000" w:rsidRPr="00000000" w14:paraId="0000006D">
      <w:pPr>
        <w:numPr>
          <w:ilvl w:val="0"/>
          <w:numId w:val="15"/>
        </w:numPr>
        <w:ind w:left="720" w:hanging="360"/>
        <w:rPr>
          <w:color w:val="000000"/>
        </w:rPr>
      </w:pPr>
      <w:r w:rsidDel="00000000" w:rsidR="00000000" w:rsidRPr="00000000">
        <w:rPr>
          <w:rtl w:val="0"/>
        </w:rPr>
        <w:t xml:space="preserve">Development team to update STG2 environment. (revert PRs and data/configurations as required)</w:t>
      </w:r>
    </w:p>
    <w:p w:rsidR="00000000" w:rsidDel="00000000" w:rsidP="00000000" w:rsidRDefault="00000000" w:rsidRPr="00000000" w14:paraId="0000006E">
      <w:pPr>
        <w:numPr>
          <w:ilvl w:val="0"/>
          <w:numId w:val="15"/>
        </w:numPr>
        <w:ind w:left="720" w:hanging="360"/>
        <w:rPr>
          <w:color w:val="000000"/>
        </w:rPr>
      </w:pPr>
      <w:r w:rsidDel="00000000" w:rsidR="00000000" w:rsidRPr="00000000">
        <w:rPr>
          <w:rtl w:val="0"/>
        </w:rPr>
        <w:t xml:space="preserve">If required, WW team and regression team to agree on an appropriate amount of testing for the deferred functionality.</w:t>
      </w:r>
    </w:p>
    <w:p w:rsidR="00000000" w:rsidDel="00000000" w:rsidP="00000000" w:rsidRDefault="00000000" w:rsidRPr="00000000" w14:paraId="0000006F">
      <w:pPr>
        <w:numPr>
          <w:ilvl w:val="1"/>
          <w:numId w:val="15"/>
        </w:numPr>
        <w:ind w:left="1440" w:hanging="360"/>
        <w:rPr>
          <w:color w:val="000000"/>
        </w:rPr>
      </w:pPr>
      <w:r w:rsidDel="00000000" w:rsidR="00000000" w:rsidRPr="00000000">
        <w:rPr>
          <w:rtl w:val="0"/>
        </w:rPr>
        <w:t xml:space="preserve">Time left before regression phase ends/deployment to production</w:t>
      </w:r>
    </w:p>
    <w:p w:rsidR="00000000" w:rsidDel="00000000" w:rsidP="00000000" w:rsidRDefault="00000000" w:rsidRPr="00000000" w14:paraId="00000070">
      <w:pPr>
        <w:numPr>
          <w:ilvl w:val="1"/>
          <w:numId w:val="15"/>
        </w:numPr>
        <w:ind w:left="1440" w:hanging="360"/>
        <w:rPr>
          <w:color w:val="000000"/>
        </w:rPr>
      </w:pPr>
      <w:r w:rsidDel="00000000" w:rsidR="00000000" w:rsidRPr="00000000">
        <w:rPr>
          <w:rtl w:val="0"/>
        </w:rPr>
        <w:t xml:space="preserve">Impact on regression of story and other countries/clusters</w:t>
      </w:r>
    </w:p>
    <w:p w:rsidR="00000000" w:rsidDel="00000000" w:rsidP="00000000" w:rsidRDefault="00000000" w:rsidRPr="00000000" w14:paraId="00000071">
      <w:pPr>
        <w:numPr>
          <w:ilvl w:val="0"/>
          <w:numId w:val="15"/>
        </w:numPr>
        <w:ind w:left="720" w:hanging="360"/>
        <w:rPr>
          <w:color w:val="000000"/>
        </w:rPr>
      </w:pPr>
      <w:r w:rsidDel="00000000" w:rsidR="00000000" w:rsidRPr="00000000">
        <w:rPr>
          <w:rtl w:val="0"/>
        </w:rPr>
        <w:t xml:space="preserve">WW to test functionality and provide report.</w:t>
      </w:r>
    </w:p>
    <w:p w:rsidR="00000000" w:rsidDel="00000000" w:rsidP="00000000" w:rsidRDefault="00000000" w:rsidRPr="00000000" w14:paraId="00000072">
      <w:pPr>
        <w:rPr>
          <w:b w:val="1"/>
        </w:rPr>
      </w:pPr>
      <w:r w:rsidDel="00000000" w:rsidR="00000000" w:rsidRPr="00000000">
        <w:rPr>
          <w:b w:val="1"/>
          <w:rtl w:val="0"/>
        </w:rPr>
        <w:t xml:space="preserve">Dormant Stories</w:t>
      </w:r>
    </w:p>
    <w:p w:rsidR="00000000" w:rsidDel="00000000" w:rsidP="00000000" w:rsidRDefault="00000000" w:rsidRPr="00000000" w14:paraId="00000073">
      <w:pPr>
        <w:rPr/>
      </w:pPr>
      <w:r w:rsidDel="00000000" w:rsidR="00000000" w:rsidRPr="00000000">
        <w:rPr>
          <w:rtl w:val="0"/>
        </w:rPr>
        <w:t xml:space="preserve">A dormant story is a story that will go into production as a disabled functionality. In the case where a story is to be deployed Dormant, Team needs to be informed before the end of regression.</w:t>
      </w:r>
    </w:p>
    <w:p w:rsidR="00000000" w:rsidDel="00000000" w:rsidP="00000000" w:rsidRDefault="00000000" w:rsidRPr="00000000" w14:paraId="00000074">
      <w:pPr>
        <w:numPr>
          <w:ilvl w:val="0"/>
          <w:numId w:val="14"/>
        </w:numPr>
        <w:ind w:left="720" w:hanging="360"/>
        <w:rPr>
          <w:color w:val="000000"/>
        </w:rPr>
      </w:pPr>
      <w:r w:rsidDel="00000000" w:rsidR="00000000" w:rsidRPr="00000000">
        <w:rPr>
          <w:rtl w:val="0"/>
        </w:rPr>
        <w:t xml:space="preserve">Development team to inform WW, Regression and release management team, via email with the subsidiary/GMC communications.</w:t>
      </w:r>
    </w:p>
    <w:p w:rsidR="00000000" w:rsidDel="00000000" w:rsidP="00000000" w:rsidRDefault="00000000" w:rsidRPr="00000000" w14:paraId="00000075">
      <w:pPr>
        <w:numPr>
          <w:ilvl w:val="0"/>
          <w:numId w:val="14"/>
        </w:numPr>
        <w:ind w:left="720" w:hanging="360"/>
        <w:rPr>
          <w:color w:val="000000"/>
        </w:rPr>
      </w:pPr>
      <w:r w:rsidDel="00000000" w:rsidR="00000000" w:rsidRPr="00000000">
        <w:rPr>
          <w:rtl w:val="0"/>
        </w:rPr>
        <w:t xml:space="preserve">Development team to update the scope page and ticket with the proper details.</w:t>
      </w:r>
    </w:p>
    <w:p w:rsidR="00000000" w:rsidDel="00000000" w:rsidP="00000000" w:rsidRDefault="00000000" w:rsidRPr="00000000" w14:paraId="00000076">
      <w:pPr>
        <w:numPr>
          <w:ilvl w:val="0"/>
          <w:numId w:val="14"/>
        </w:numPr>
        <w:ind w:left="720" w:hanging="360"/>
        <w:rPr>
          <w:color w:val="000000"/>
        </w:rPr>
      </w:pPr>
      <w:r w:rsidDel="00000000" w:rsidR="00000000" w:rsidRPr="00000000">
        <w:rPr>
          <w:rtl w:val="0"/>
        </w:rPr>
        <w:t xml:space="preserve">Development team to update STG2 environment. (Update data/configurations as required)</w:t>
      </w:r>
    </w:p>
    <w:p w:rsidR="00000000" w:rsidDel="00000000" w:rsidP="00000000" w:rsidRDefault="00000000" w:rsidRPr="00000000" w14:paraId="00000077">
      <w:pPr>
        <w:numPr>
          <w:ilvl w:val="0"/>
          <w:numId w:val="14"/>
        </w:numPr>
        <w:ind w:left="720" w:hanging="360"/>
        <w:rPr>
          <w:color w:val="000000"/>
        </w:rPr>
      </w:pPr>
      <w:r w:rsidDel="00000000" w:rsidR="00000000" w:rsidRPr="00000000">
        <w:rPr>
          <w:rtl w:val="0"/>
        </w:rPr>
        <w:t xml:space="preserve">If required, WW team and regression team to agree on an appropriate amount of testing for the dormant functionality. With consideration to:</w:t>
      </w:r>
    </w:p>
    <w:p w:rsidR="00000000" w:rsidDel="00000000" w:rsidP="00000000" w:rsidRDefault="00000000" w:rsidRPr="00000000" w14:paraId="00000078">
      <w:pPr>
        <w:numPr>
          <w:ilvl w:val="1"/>
          <w:numId w:val="14"/>
        </w:numPr>
        <w:ind w:left="1440" w:hanging="360"/>
        <w:rPr>
          <w:color w:val="000000"/>
        </w:rPr>
      </w:pPr>
      <w:r w:rsidDel="00000000" w:rsidR="00000000" w:rsidRPr="00000000">
        <w:rPr>
          <w:rtl w:val="0"/>
        </w:rPr>
        <w:t xml:space="preserve">Time left before regression phase ends/deployment to production</w:t>
      </w:r>
    </w:p>
    <w:p w:rsidR="00000000" w:rsidDel="00000000" w:rsidP="00000000" w:rsidRDefault="00000000" w:rsidRPr="00000000" w14:paraId="00000079">
      <w:pPr>
        <w:numPr>
          <w:ilvl w:val="1"/>
          <w:numId w:val="14"/>
        </w:numPr>
        <w:ind w:left="1440" w:hanging="360"/>
        <w:rPr>
          <w:color w:val="000000"/>
        </w:rPr>
      </w:pPr>
      <w:r w:rsidDel="00000000" w:rsidR="00000000" w:rsidRPr="00000000">
        <w:rPr>
          <w:rtl w:val="0"/>
        </w:rPr>
        <w:t xml:space="preserve">Complexity of the dormant functionality</w:t>
      </w:r>
    </w:p>
    <w:p w:rsidR="00000000" w:rsidDel="00000000" w:rsidP="00000000" w:rsidRDefault="00000000" w:rsidRPr="00000000" w14:paraId="0000007A">
      <w:pPr>
        <w:numPr>
          <w:ilvl w:val="1"/>
          <w:numId w:val="14"/>
        </w:numPr>
        <w:ind w:left="1440" w:hanging="360"/>
        <w:rPr>
          <w:color w:val="000000"/>
        </w:rPr>
      </w:pPr>
      <w:r w:rsidDel="00000000" w:rsidR="00000000" w:rsidRPr="00000000">
        <w:rPr>
          <w:rtl w:val="0"/>
        </w:rPr>
        <w:t xml:space="preserve">Impact of regression of story vs other countries/clusters</w:t>
      </w:r>
    </w:p>
    <w:p w:rsidR="00000000" w:rsidDel="00000000" w:rsidP="00000000" w:rsidRDefault="00000000" w:rsidRPr="00000000" w14:paraId="0000007B">
      <w:pPr>
        <w:numPr>
          <w:ilvl w:val="1"/>
          <w:numId w:val="14"/>
        </w:numPr>
        <w:ind w:left="1440" w:hanging="360"/>
        <w:rPr>
          <w:color w:val="000000"/>
        </w:rPr>
      </w:pPr>
      <w:r w:rsidDel="00000000" w:rsidR="00000000" w:rsidRPr="00000000">
        <w:rPr>
          <w:rtl w:val="0"/>
        </w:rPr>
        <w:t xml:space="preserve">Dormant functionality turned off and on.</w:t>
      </w:r>
    </w:p>
    <w:p w:rsidR="00000000" w:rsidDel="00000000" w:rsidP="00000000" w:rsidRDefault="00000000" w:rsidRPr="00000000" w14:paraId="0000007C">
      <w:pPr>
        <w:numPr>
          <w:ilvl w:val="0"/>
          <w:numId w:val="14"/>
        </w:numPr>
        <w:ind w:left="720" w:hanging="360"/>
        <w:rPr>
          <w:color w:val="000000"/>
        </w:rPr>
      </w:pPr>
      <w:r w:rsidDel="00000000" w:rsidR="00000000" w:rsidRPr="00000000">
        <w:rPr>
          <w:rtl w:val="0"/>
        </w:rPr>
        <w:t xml:space="preserve">WW to test functionality and provide report.</w:t>
      </w:r>
    </w:p>
    <w:p w:rsidR="00000000" w:rsidDel="00000000" w:rsidP="00000000" w:rsidRDefault="00000000" w:rsidRPr="00000000" w14:paraId="0000007D">
      <w:pPr>
        <w:rPr>
          <w:b w:val="1"/>
        </w:rPr>
      </w:pPr>
      <w:r w:rsidDel="00000000" w:rsidR="00000000" w:rsidRPr="00000000">
        <w:rPr>
          <w:b w:val="1"/>
          <w:rtl w:val="0"/>
        </w:rPr>
        <w:t xml:space="preserve">Urgent Change Requests</w:t>
      </w:r>
    </w:p>
    <w:p w:rsidR="00000000" w:rsidDel="00000000" w:rsidP="00000000" w:rsidRDefault="00000000" w:rsidRPr="00000000" w14:paraId="0000007E">
      <w:pPr>
        <w:rPr/>
      </w:pPr>
      <w:r w:rsidDel="00000000" w:rsidR="00000000" w:rsidRPr="00000000">
        <w:rPr>
          <w:rtl w:val="0"/>
        </w:rPr>
        <w:t xml:space="preserve">A Urgent Change Request is a story that was not originally part of the scope, but has been added in due to extenuating circumstances. In the case where a Urgent Change Request is given:</w:t>
      </w:r>
    </w:p>
    <w:p w:rsidR="00000000" w:rsidDel="00000000" w:rsidP="00000000" w:rsidRDefault="00000000" w:rsidRPr="00000000" w14:paraId="0000007F">
      <w:pPr>
        <w:numPr>
          <w:ilvl w:val="0"/>
          <w:numId w:val="5"/>
        </w:numPr>
        <w:ind w:left="720" w:hanging="360"/>
        <w:rPr>
          <w:color w:val="000000"/>
        </w:rPr>
      </w:pPr>
      <w:r w:rsidDel="00000000" w:rsidR="00000000" w:rsidRPr="00000000">
        <w:rPr>
          <w:rtl w:val="0"/>
        </w:rPr>
        <w:t xml:space="preserve">Development team to inform WW, Regression and release management team, via email with the estimates on time for completion and impact of functionality as well as the subsidiary/GMC communications.</w:t>
      </w:r>
    </w:p>
    <w:p w:rsidR="00000000" w:rsidDel="00000000" w:rsidP="00000000" w:rsidRDefault="00000000" w:rsidRPr="00000000" w14:paraId="00000080">
      <w:pPr>
        <w:numPr>
          <w:ilvl w:val="0"/>
          <w:numId w:val="5"/>
        </w:numPr>
        <w:ind w:left="720" w:hanging="360"/>
        <w:rPr>
          <w:color w:val="000000"/>
        </w:rPr>
      </w:pPr>
      <w:r w:rsidDel="00000000" w:rsidR="00000000" w:rsidRPr="00000000">
        <w:rPr>
          <w:rtl w:val="0"/>
        </w:rPr>
        <w:t xml:space="preserve">Development team to update the scope page and ticket with the proper details and estimates.</w:t>
      </w:r>
    </w:p>
    <w:p w:rsidR="00000000" w:rsidDel="00000000" w:rsidP="00000000" w:rsidRDefault="00000000" w:rsidRPr="00000000" w14:paraId="00000081">
      <w:pPr>
        <w:numPr>
          <w:ilvl w:val="0"/>
          <w:numId w:val="5"/>
        </w:numPr>
        <w:ind w:left="720" w:hanging="360"/>
        <w:rPr>
          <w:color w:val="000000"/>
        </w:rPr>
      </w:pPr>
      <w:r w:rsidDel="00000000" w:rsidR="00000000" w:rsidRPr="00000000">
        <w:rPr>
          <w:rtl w:val="0"/>
        </w:rPr>
        <w:t xml:space="preserve">Development team to update STG2 environment. (PRs and data/configurations as required)</w:t>
      </w:r>
    </w:p>
    <w:p w:rsidR="00000000" w:rsidDel="00000000" w:rsidP="00000000" w:rsidRDefault="00000000" w:rsidRPr="00000000" w14:paraId="00000082">
      <w:pPr>
        <w:numPr>
          <w:ilvl w:val="0"/>
          <w:numId w:val="5"/>
        </w:numPr>
        <w:ind w:left="720" w:hanging="360"/>
        <w:rPr>
          <w:color w:val="000000"/>
        </w:rPr>
      </w:pPr>
      <w:r w:rsidDel="00000000" w:rsidR="00000000" w:rsidRPr="00000000">
        <w:rPr>
          <w:rtl w:val="0"/>
        </w:rPr>
        <w:t xml:space="preserve">If required, Development, WW team and regression team to agree on an appropriate amount of testing for the change request functionality.</w:t>
      </w:r>
    </w:p>
    <w:p w:rsidR="00000000" w:rsidDel="00000000" w:rsidP="00000000" w:rsidRDefault="00000000" w:rsidRPr="00000000" w14:paraId="00000083">
      <w:pPr>
        <w:numPr>
          <w:ilvl w:val="1"/>
          <w:numId w:val="5"/>
        </w:numPr>
        <w:ind w:left="1440" w:hanging="360"/>
        <w:rPr>
          <w:color w:val="000000"/>
        </w:rPr>
      </w:pPr>
      <w:r w:rsidDel="00000000" w:rsidR="00000000" w:rsidRPr="00000000">
        <w:rPr>
          <w:rtl w:val="0"/>
        </w:rPr>
        <w:t xml:space="preserve">Time left before regression phase ends/deployment to production</w:t>
      </w:r>
    </w:p>
    <w:p w:rsidR="00000000" w:rsidDel="00000000" w:rsidP="00000000" w:rsidRDefault="00000000" w:rsidRPr="00000000" w14:paraId="00000084">
      <w:pPr>
        <w:numPr>
          <w:ilvl w:val="1"/>
          <w:numId w:val="5"/>
        </w:numPr>
        <w:ind w:left="1440" w:hanging="360"/>
        <w:rPr>
          <w:color w:val="000000"/>
        </w:rPr>
      </w:pPr>
      <w:r w:rsidDel="00000000" w:rsidR="00000000" w:rsidRPr="00000000">
        <w:rPr>
          <w:rtl w:val="0"/>
        </w:rPr>
        <w:t xml:space="preserve">Complexity of the functionality</w:t>
      </w:r>
    </w:p>
    <w:p w:rsidR="00000000" w:rsidDel="00000000" w:rsidP="00000000" w:rsidRDefault="00000000" w:rsidRPr="00000000" w14:paraId="00000085">
      <w:pPr>
        <w:numPr>
          <w:ilvl w:val="1"/>
          <w:numId w:val="5"/>
        </w:numPr>
        <w:ind w:left="1440" w:hanging="360"/>
        <w:rPr>
          <w:color w:val="000000"/>
        </w:rPr>
      </w:pPr>
      <w:r w:rsidDel="00000000" w:rsidR="00000000" w:rsidRPr="00000000">
        <w:rPr>
          <w:rtl w:val="0"/>
        </w:rPr>
        <w:t xml:space="preserve">Impact of regression of story vs other countries/clusters</w:t>
      </w:r>
    </w:p>
    <w:p w:rsidR="00000000" w:rsidDel="00000000" w:rsidP="00000000" w:rsidRDefault="00000000" w:rsidRPr="00000000" w14:paraId="00000086">
      <w:pPr>
        <w:numPr>
          <w:ilvl w:val="1"/>
          <w:numId w:val="5"/>
        </w:numPr>
        <w:ind w:left="1440" w:hanging="360"/>
        <w:rPr>
          <w:color w:val="000000"/>
        </w:rPr>
      </w:pPr>
      <w:r w:rsidDel="00000000" w:rsidR="00000000" w:rsidRPr="00000000">
        <w:rPr>
          <w:rtl w:val="0"/>
        </w:rPr>
        <w:t xml:space="preserve">Urgency of the request</w:t>
      </w:r>
    </w:p>
    <w:p w:rsidR="00000000" w:rsidDel="00000000" w:rsidP="00000000" w:rsidRDefault="00000000" w:rsidRPr="00000000" w14:paraId="00000087">
      <w:pPr>
        <w:numPr>
          <w:ilvl w:val="0"/>
          <w:numId w:val="5"/>
        </w:numPr>
        <w:ind w:left="720" w:hanging="360"/>
        <w:rPr>
          <w:color w:val="000000"/>
        </w:rPr>
      </w:pPr>
      <w:r w:rsidDel="00000000" w:rsidR="00000000" w:rsidRPr="00000000">
        <w:rPr>
          <w:rtl w:val="0"/>
        </w:rPr>
        <w:t xml:space="preserve">WW to test functionality and provide report.</w:t>
      </w:r>
    </w:p>
    <w:p w:rsidR="00000000" w:rsidDel="00000000" w:rsidP="00000000" w:rsidRDefault="00000000" w:rsidRPr="00000000" w14:paraId="00000088">
      <w:pPr>
        <w:pStyle w:val="Heading2"/>
        <w:shd w:fill="ffffff" w:val="clear"/>
        <w:spacing w:after="0" w:before="320" w:lineRule="auto"/>
        <w:rPr/>
      </w:pPr>
      <w:bookmarkStart w:colFirst="0" w:colLast="0" w:name="_heading=h.ivwjctxcwu3p" w:id="10"/>
      <w:bookmarkEnd w:id="10"/>
      <w:r w:rsidDel="00000000" w:rsidR="00000000" w:rsidRPr="00000000">
        <w:rPr>
          <w:rtl w:val="0"/>
        </w:rPr>
        <w:t xml:space="preserve">3.3.3. Log defect</w:t>
      </w:r>
    </w:p>
    <w:p w:rsidR="00000000" w:rsidDel="00000000" w:rsidP="00000000" w:rsidRDefault="00000000" w:rsidRPr="00000000" w14:paraId="00000089">
      <w:pPr>
        <w:rPr/>
      </w:pPr>
      <w:r w:rsidDel="00000000" w:rsidR="00000000" w:rsidRPr="00000000">
        <w:rPr>
          <w:rtl w:val="0"/>
        </w:rPr>
        <w:t xml:space="preserve">-</w:t>
        <w:tab/>
        <w:t xml:space="preserve"> Log regression defects to Samsung  Jira following template.</w:t>
      </w:r>
    </w:p>
    <w:tbl>
      <w:tblPr>
        <w:tblStyle w:val="Table1"/>
        <w:tblW w:w="10255.0" w:type="dxa"/>
        <w:jc w:val="left"/>
        <w:tblInd w:w="-10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2695"/>
        <w:gridCol w:w="7560"/>
        <w:tblGridChange w:id="0">
          <w:tblGrid>
            <w:gridCol w:w="2695"/>
            <w:gridCol w:w="7560"/>
          </w:tblGrid>
        </w:tblGridChange>
      </w:tblGrid>
      <w:tr>
        <w:trPr>
          <w:cantSplit w:val="0"/>
          <w:trHeight w:val="482" w:hRule="atLeast"/>
          <w:tblHeader w:val="0"/>
        </w:trPr>
        <w:tc>
          <w:tcPr/>
          <w:p w:rsidR="00000000" w:rsidDel="00000000" w:rsidP="00000000" w:rsidRDefault="00000000" w:rsidRPr="00000000" w14:paraId="0000008A">
            <w:pPr>
              <w:spacing w:after="160" w:line="259" w:lineRule="auto"/>
              <w:rPr/>
            </w:pPr>
            <w:r w:rsidDel="00000000" w:rsidR="00000000" w:rsidRPr="00000000">
              <w:rPr>
                <w:rtl w:val="0"/>
              </w:rPr>
              <w:t xml:space="preserve">Field</w:t>
            </w:r>
          </w:p>
        </w:tc>
        <w:tc>
          <w:tcPr/>
          <w:p w:rsidR="00000000" w:rsidDel="00000000" w:rsidP="00000000" w:rsidRDefault="00000000" w:rsidRPr="00000000" w14:paraId="0000008B">
            <w:pPr>
              <w:spacing w:after="160" w:line="259" w:lineRule="auto"/>
              <w:rPr/>
            </w:pPr>
            <w:r w:rsidDel="00000000" w:rsidR="00000000" w:rsidRPr="00000000">
              <w:rPr>
                <w:rtl w:val="0"/>
              </w:rPr>
              <w:t xml:space="preserve">How to fill</w:t>
            </w:r>
          </w:p>
        </w:tc>
      </w:tr>
      <w:tr>
        <w:trPr>
          <w:cantSplit w:val="0"/>
          <w:trHeight w:val="482" w:hRule="atLeast"/>
          <w:tblHeader w:val="0"/>
        </w:trPr>
        <w:tc>
          <w:tcPr/>
          <w:p w:rsidR="00000000" w:rsidDel="00000000" w:rsidP="00000000" w:rsidRDefault="00000000" w:rsidRPr="00000000" w14:paraId="0000008C">
            <w:pPr>
              <w:spacing w:after="160" w:line="259" w:lineRule="auto"/>
              <w:rPr/>
            </w:pPr>
            <w:r w:rsidDel="00000000" w:rsidR="00000000" w:rsidRPr="00000000">
              <w:rPr>
                <w:rtl w:val="0"/>
              </w:rPr>
              <w:t xml:space="preserve">Issue Type</w:t>
            </w:r>
          </w:p>
        </w:tc>
        <w:tc>
          <w:tcPr/>
          <w:p w:rsidR="00000000" w:rsidDel="00000000" w:rsidP="00000000" w:rsidRDefault="00000000" w:rsidRPr="00000000" w14:paraId="0000008D">
            <w:pPr>
              <w:spacing w:after="160" w:line="259" w:lineRule="auto"/>
              <w:rPr/>
            </w:pPr>
            <w:r w:rsidDel="00000000" w:rsidR="00000000" w:rsidRPr="00000000">
              <w:rPr>
                <w:rtl w:val="0"/>
              </w:rPr>
              <w:t xml:space="preserve">Bug</w:t>
            </w:r>
          </w:p>
        </w:tc>
      </w:tr>
      <w:tr>
        <w:trPr>
          <w:cantSplit w:val="0"/>
          <w:trHeight w:val="683" w:hRule="atLeast"/>
          <w:tblHeader w:val="0"/>
        </w:trPr>
        <w:tc>
          <w:tcPr/>
          <w:p w:rsidR="00000000" w:rsidDel="00000000" w:rsidP="00000000" w:rsidRDefault="00000000" w:rsidRPr="00000000" w14:paraId="0000008E">
            <w:pPr>
              <w:spacing w:after="160" w:line="259" w:lineRule="auto"/>
              <w:rPr/>
            </w:pPr>
            <w:r w:rsidDel="00000000" w:rsidR="00000000" w:rsidRPr="00000000">
              <w:rPr>
                <w:rtl w:val="0"/>
              </w:rPr>
              <w:t xml:space="preserve">Summary</w:t>
            </w:r>
          </w:p>
        </w:tc>
        <w:tc>
          <w:tcPr/>
          <w:p w:rsidR="00000000" w:rsidDel="00000000" w:rsidP="00000000" w:rsidRDefault="00000000" w:rsidRPr="00000000" w14:paraId="0000008F">
            <w:pPr>
              <w:spacing w:after="160" w:line="259" w:lineRule="auto"/>
              <w:rPr/>
            </w:pPr>
            <w:r w:rsidDel="00000000" w:rsidR="00000000" w:rsidRPr="00000000">
              <w:rPr>
                <w:rtl w:val="0"/>
              </w:rPr>
              <w:t xml:space="preserve">Regression- Cluster- Env-Country code (Ex: SME/SAM-STG2/STG-REG-NO/SE)</w:t>
            </w:r>
          </w:p>
          <w:p w:rsidR="00000000" w:rsidDel="00000000" w:rsidP="00000000" w:rsidRDefault="00000000" w:rsidRPr="00000000" w14:paraId="00000090">
            <w:pPr>
              <w:spacing w:after="160" w:line="259" w:lineRule="auto"/>
              <w:rPr/>
            </w:pPr>
            <w:r w:rsidDel="00000000" w:rsidR="00000000" w:rsidRPr="00000000">
              <w:rPr>
                <w:rtl w:val="0"/>
              </w:rPr>
              <w:t xml:space="preserve">Regression - SMS - STG2 - MY: Can not receive Partner O2O Sales Report</w:t>
            </w:r>
          </w:p>
        </w:tc>
      </w:tr>
      <w:tr>
        <w:trPr>
          <w:cantSplit w:val="0"/>
          <w:trHeight w:val="663" w:hRule="atLeast"/>
          <w:tblHeader w:val="0"/>
        </w:trPr>
        <w:tc>
          <w:tcPr/>
          <w:p w:rsidR="00000000" w:rsidDel="00000000" w:rsidP="00000000" w:rsidRDefault="00000000" w:rsidRPr="00000000" w14:paraId="00000091">
            <w:pPr>
              <w:spacing w:after="160" w:line="259" w:lineRule="auto"/>
              <w:rPr/>
            </w:pPr>
            <w:r w:rsidDel="00000000" w:rsidR="00000000" w:rsidRPr="00000000">
              <w:rPr>
                <w:rtl w:val="0"/>
              </w:rPr>
              <w:t xml:space="preserve">Defect Priority</w:t>
            </w:r>
          </w:p>
        </w:tc>
        <w:tc>
          <w:tcPr/>
          <w:p w:rsidR="00000000" w:rsidDel="00000000" w:rsidP="00000000" w:rsidRDefault="00000000" w:rsidRPr="00000000" w14:paraId="00000092">
            <w:pPr>
              <w:spacing w:after="160" w:line="259" w:lineRule="auto"/>
              <w:rPr/>
            </w:pPr>
            <w:r w:rsidDel="00000000" w:rsidR="00000000" w:rsidRPr="00000000">
              <w:rPr>
                <w:rtl w:val="0"/>
              </w:rPr>
              <w:t xml:space="preserve">Blocker/Critical/Medium/Low</w:t>
            </w:r>
          </w:p>
        </w:tc>
      </w:tr>
      <w:tr>
        <w:trPr>
          <w:cantSplit w:val="0"/>
          <w:trHeight w:val="663" w:hRule="atLeast"/>
          <w:tblHeader w:val="0"/>
        </w:trPr>
        <w:tc>
          <w:tcPr/>
          <w:p w:rsidR="00000000" w:rsidDel="00000000" w:rsidP="00000000" w:rsidRDefault="00000000" w:rsidRPr="00000000" w14:paraId="00000093">
            <w:pPr>
              <w:spacing w:after="160" w:line="259" w:lineRule="auto"/>
              <w:rPr/>
            </w:pPr>
            <w:r w:rsidDel="00000000" w:rsidR="00000000" w:rsidRPr="00000000">
              <w:rPr>
                <w:rtl w:val="0"/>
              </w:rPr>
              <w:t xml:space="preserve">Assignee</w:t>
            </w:r>
          </w:p>
        </w:tc>
        <w:tc>
          <w:tcPr/>
          <w:p w:rsidR="00000000" w:rsidDel="00000000" w:rsidP="00000000" w:rsidRDefault="00000000" w:rsidRPr="00000000" w14:paraId="00000094">
            <w:pPr>
              <w:spacing w:after="160" w:line="259" w:lineRule="auto"/>
              <w:rPr/>
            </w:pPr>
            <w:r w:rsidDel="00000000" w:rsidR="00000000" w:rsidRPr="00000000">
              <w:rPr>
                <w:rtl w:val="0"/>
              </w:rPr>
              <w:t xml:space="preserve">AI: the rest clusters</w:t>
            </w:r>
          </w:p>
          <w:p w:rsidR="00000000" w:rsidDel="00000000" w:rsidP="00000000" w:rsidRDefault="00000000" w:rsidRPr="00000000" w14:paraId="00000095">
            <w:pPr>
              <w:spacing w:after="160" w:line="259" w:lineRule="auto"/>
              <w:rPr/>
            </w:pPr>
            <w:r w:rsidDel="00000000" w:rsidR="00000000" w:rsidRPr="00000000">
              <w:rPr>
                <w:rtl w:val="0"/>
              </w:rPr>
              <w:t xml:space="preserve">SDS: SMA/SMR/SMS</w:t>
            </w:r>
          </w:p>
        </w:tc>
      </w:tr>
      <w:tr>
        <w:trPr>
          <w:cantSplit w:val="0"/>
          <w:trHeight w:val="1024" w:hRule="atLeast"/>
          <w:tblHeader w:val="0"/>
        </w:trPr>
        <w:tc>
          <w:tcPr/>
          <w:p w:rsidR="00000000" w:rsidDel="00000000" w:rsidP="00000000" w:rsidRDefault="00000000" w:rsidRPr="00000000" w14:paraId="00000096">
            <w:pPr>
              <w:spacing w:after="160" w:line="259" w:lineRule="auto"/>
              <w:rPr/>
            </w:pPr>
            <w:r w:rsidDel="00000000" w:rsidR="00000000" w:rsidRPr="00000000">
              <w:rPr>
                <w:rtl w:val="0"/>
              </w:rPr>
              <w:t xml:space="preserve">Component</w:t>
            </w:r>
          </w:p>
        </w:tc>
        <w:tc>
          <w:tcPr/>
          <w:p w:rsidR="00000000" w:rsidDel="00000000" w:rsidP="00000000" w:rsidRDefault="00000000" w:rsidRPr="00000000" w14:paraId="00000097">
            <w:pPr>
              <w:spacing w:after="160" w:line="259" w:lineRule="auto"/>
              <w:rPr/>
            </w:pPr>
            <w:r w:rsidDel="00000000" w:rsidR="00000000" w:rsidRPr="00000000">
              <w:rPr>
                <w:rtl w:val="0"/>
              </w:rPr>
              <w:t xml:space="preserve">Follow each Regression announcement</w:t>
            </w:r>
          </w:p>
        </w:tc>
      </w:tr>
      <w:tr>
        <w:trPr>
          <w:cantSplit w:val="0"/>
          <w:trHeight w:val="663" w:hRule="atLeast"/>
          <w:tblHeader w:val="0"/>
        </w:trPr>
        <w:tc>
          <w:tcPr/>
          <w:p w:rsidR="00000000" w:rsidDel="00000000" w:rsidP="00000000" w:rsidRDefault="00000000" w:rsidRPr="00000000" w14:paraId="00000098">
            <w:pPr>
              <w:spacing w:after="160" w:line="259" w:lineRule="auto"/>
              <w:rPr/>
            </w:pPr>
            <w:r w:rsidDel="00000000" w:rsidR="00000000" w:rsidRPr="00000000">
              <w:rPr>
                <w:rtl w:val="0"/>
              </w:rPr>
              <w:t xml:space="preserve">Description</w:t>
            </w:r>
          </w:p>
        </w:tc>
        <w:tc>
          <w:tcPr/>
          <w:p w:rsidR="00000000" w:rsidDel="00000000" w:rsidP="00000000" w:rsidRDefault="00000000" w:rsidRPr="00000000" w14:paraId="00000099">
            <w:pPr>
              <w:numPr>
                <w:ilvl w:val="0"/>
                <w:numId w:val="6"/>
              </w:numPr>
              <w:spacing w:after="160" w:line="259" w:lineRule="auto"/>
              <w:ind w:left="720" w:hanging="360"/>
              <w:rPr/>
            </w:pPr>
            <w:r w:rsidDel="00000000" w:rsidR="00000000" w:rsidRPr="00000000">
              <w:rPr>
                <w:b w:val="1"/>
                <w:rtl w:val="0"/>
              </w:rPr>
              <w:t xml:space="preserve">Description- Sample:</w:t>
            </w:r>
            <w:r w:rsidDel="00000000" w:rsidR="00000000" w:rsidRPr="00000000">
              <w:rPr>
                <w:rtl w:val="0"/>
              </w:rPr>
            </w:r>
          </w:p>
          <w:p w:rsidR="00000000" w:rsidDel="00000000" w:rsidP="00000000" w:rsidRDefault="00000000" w:rsidRPr="00000000" w14:paraId="0000009A">
            <w:pPr>
              <w:spacing w:after="160" w:line="259" w:lineRule="auto"/>
              <w:rPr/>
            </w:pPr>
            <w:r w:rsidDel="00000000" w:rsidR="00000000" w:rsidRPr="00000000">
              <w:rPr>
                <w:rtl w:val="0"/>
              </w:rPr>
              <w:t xml:space="preserve">[Precondition]</w:t>
            </w:r>
          </w:p>
          <w:p w:rsidR="00000000" w:rsidDel="00000000" w:rsidP="00000000" w:rsidRDefault="00000000" w:rsidRPr="00000000" w14:paraId="0000009B">
            <w:pPr>
              <w:spacing w:after="160" w:line="259" w:lineRule="auto"/>
              <w:rPr/>
            </w:pPr>
            <w:r w:rsidDel="00000000" w:rsidR="00000000" w:rsidRPr="00000000">
              <w:rPr>
                <w:rtl w:val="0"/>
              </w:rPr>
              <w:t xml:space="preserve">N/A</w:t>
            </w:r>
          </w:p>
          <w:p w:rsidR="00000000" w:rsidDel="00000000" w:rsidP="00000000" w:rsidRDefault="00000000" w:rsidRPr="00000000" w14:paraId="0000009C">
            <w:pPr>
              <w:spacing w:after="160" w:line="259" w:lineRule="auto"/>
              <w:rPr/>
            </w:pPr>
            <w:r w:rsidDel="00000000" w:rsidR="00000000" w:rsidRPr="00000000">
              <w:rPr>
                <w:rtl w:val="0"/>
              </w:rPr>
              <w:t xml:space="preserve">[Steps to reproduce]</w:t>
            </w:r>
          </w:p>
          <w:p w:rsidR="00000000" w:rsidDel="00000000" w:rsidP="00000000" w:rsidRDefault="00000000" w:rsidRPr="00000000" w14:paraId="0000009D">
            <w:pPr>
              <w:numPr>
                <w:ilvl w:val="0"/>
                <w:numId w:val="7"/>
              </w:numPr>
              <w:spacing w:after="160" w:line="259" w:lineRule="auto"/>
              <w:ind w:left="720" w:hanging="360"/>
            </w:pPr>
            <w:r w:rsidDel="00000000" w:rsidR="00000000" w:rsidRPr="00000000">
              <w:rPr>
                <w:rtl w:val="0"/>
              </w:rPr>
              <w:t xml:space="preserve">1.Login to the SME STG Base store of DE</w:t>
            </w:r>
          </w:p>
          <w:p w:rsidR="00000000" w:rsidDel="00000000" w:rsidP="00000000" w:rsidRDefault="00000000" w:rsidRPr="00000000" w14:paraId="0000009E">
            <w:pPr>
              <w:numPr>
                <w:ilvl w:val="0"/>
                <w:numId w:val="7"/>
              </w:numPr>
              <w:spacing w:after="160" w:line="259" w:lineRule="auto"/>
              <w:ind w:left="720" w:hanging="360"/>
            </w:pPr>
            <w:r w:rsidDel="00000000" w:rsidR="00000000" w:rsidRPr="00000000">
              <w:rPr>
                <w:rtl w:val="0"/>
              </w:rPr>
              <w:t xml:space="preserve">2.Click on any categories on Shop menu</w:t>
            </w:r>
          </w:p>
          <w:p w:rsidR="00000000" w:rsidDel="00000000" w:rsidP="00000000" w:rsidRDefault="00000000" w:rsidRPr="00000000" w14:paraId="0000009F">
            <w:pPr>
              <w:numPr>
                <w:ilvl w:val="0"/>
                <w:numId w:val="7"/>
              </w:numPr>
              <w:spacing w:after="160" w:line="259" w:lineRule="auto"/>
              <w:ind w:left="720" w:hanging="360"/>
            </w:pPr>
            <w:r w:rsidDel="00000000" w:rsidR="00000000" w:rsidRPr="00000000">
              <w:rPr>
                <w:rtl w:val="0"/>
              </w:rPr>
              <w:t xml:space="preserve">3.Navigate to PLP</w:t>
            </w:r>
          </w:p>
          <w:p w:rsidR="00000000" w:rsidDel="00000000" w:rsidP="00000000" w:rsidRDefault="00000000" w:rsidRPr="00000000" w14:paraId="000000A0">
            <w:pPr>
              <w:numPr>
                <w:ilvl w:val="0"/>
                <w:numId w:val="7"/>
              </w:numPr>
              <w:spacing w:after="160" w:line="259" w:lineRule="auto"/>
              <w:ind w:left="720" w:hanging="360"/>
            </w:pPr>
            <w:r w:rsidDel="00000000" w:rsidR="00000000" w:rsidRPr="00000000">
              <w:rPr>
                <w:rtl w:val="0"/>
              </w:rPr>
              <w:t xml:space="preserve">4. Select one specific category </w:t>
            </w:r>
          </w:p>
          <w:p w:rsidR="00000000" w:rsidDel="00000000" w:rsidP="00000000" w:rsidRDefault="00000000" w:rsidRPr="00000000" w14:paraId="000000A1">
            <w:pPr>
              <w:spacing w:after="160" w:line="259" w:lineRule="auto"/>
              <w:rPr/>
            </w:pPr>
            <w:r w:rsidDel="00000000" w:rsidR="00000000" w:rsidRPr="00000000">
              <w:rPr>
                <w:rtl w:val="0"/>
              </w:rPr>
              <w:t xml:space="preserve">[Actual results]</w:t>
            </w:r>
          </w:p>
          <w:p w:rsidR="00000000" w:rsidDel="00000000" w:rsidP="00000000" w:rsidRDefault="00000000" w:rsidRPr="00000000" w14:paraId="000000A2">
            <w:pPr>
              <w:numPr>
                <w:ilvl w:val="0"/>
                <w:numId w:val="2"/>
              </w:numPr>
              <w:spacing w:after="160" w:line="259" w:lineRule="auto"/>
              <w:ind w:left="720" w:hanging="360"/>
              <w:rPr/>
            </w:pPr>
            <w:r w:rsidDel="00000000" w:rsidR="00000000" w:rsidRPr="00000000">
              <w:rPr>
                <w:rtl w:val="0"/>
              </w:rPr>
              <w:t xml:space="preserve">Nothing change on PLP</w:t>
            </w:r>
          </w:p>
          <w:p w:rsidR="00000000" w:rsidDel="00000000" w:rsidP="00000000" w:rsidRDefault="00000000" w:rsidRPr="00000000" w14:paraId="000000A3">
            <w:pPr>
              <w:numPr>
                <w:ilvl w:val="0"/>
                <w:numId w:val="2"/>
              </w:numPr>
              <w:spacing w:after="160" w:line="259" w:lineRule="auto"/>
              <w:ind w:left="720" w:hanging="360"/>
              <w:rPr/>
            </w:pPr>
            <w:r w:rsidDel="00000000" w:rsidR="00000000" w:rsidRPr="00000000">
              <w:rPr>
                <w:rtl w:val="0"/>
              </w:rPr>
              <w:t xml:space="preserve">Refer to:   (image)</w:t>
            </w:r>
          </w:p>
          <w:p w:rsidR="00000000" w:rsidDel="00000000" w:rsidP="00000000" w:rsidRDefault="00000000" w:rsidRPr="00000000" w14:paraId="000000A4">
            <w:pPr>
              <w:spacing w:after="160" w:line="259" w:lineRule="auto"/>
              <w:rPr/>
            </w:pPr>
            <w:r w:rsidDel="00000000" w:rsidR="00000000" w:rsidRPr="00000000">
              <w:rPr>
                <w:rtl w:val="0"/>
              </w:rPr>
              <w:t xml:space="preserve">[Expected results]</w:t>
            </w:r>
          </w:p>
          <w:p w:rsidR="00000000" w:rsidDel="00000000" w:rsidP="00000000" w:rsidRDefault="00000000" w:rsidRPr="00000000" w14:paraId="000000A5">
            <w:pPr>
              <w:numPr>
                <w:ilvl w:val="0"/>
                <w:numId w:val="4"/>
              </w:numPr>
              <w:spacing w:after="160" w:line="259" w:lineRule="auto"/>
              <w:ind w:left="720" w:hanging="360"/>
              <w:rPr/>
            </w:pPr>
            <w:r w:rsidDel="00000000" w:rsidR="00000000" w:rsidRPr="00000000">
              <w:rPr>
                <w:rtl w:val="0"/>
              </w:rPr>
              <w:t xml:space="preserve">PLP should be displayed according to category user are selecting.</w:t>
            </w:r>
          </w:p>
          <w:p w:rsidR="00000000" w:rsidDel="00000000" w:rsidP="00000000" w:rsidRDefault="00000000" w:rsidRPr="00000000" w14:paraId="000000A6">
            <w:pPr>
              <w:spacing w:after="160" w:line="259" w:lineRule="auto"/>
              <w:ind w:left="720" w:firstLine="0"/>
              <w:rPr/>
            </w:pPr>
            <w:r w:rsidDel="00000000" w:rsidR="00000000" w:rsidRPr="00000000">
              <w:rPr>
                <w:rtl w:val="0"/>
              </w:rPr>
            </w:r>
          </w:p>
          <w:p w:rsidR="00000000" w:rsidDel="00000000" w:rsidP="00000000" w:rsidRDefault="00000000" w:rsidRPr="00000000" w14:paraId="000000A7">
            <w:pPr>
              <w:spacing w:after="160" w:line="259" w:lineRule="auto"/>
              <w:rPr/>
            </w:pPr>
            <w:r w:rsidDel="00000000" w:rsidR="00000000" w:rsidRPr="00000000">
              <w:rPr>
                <w:rtl w:val="0"/>
              </w:rPr>
              <w:t xml:space="preserve">[Deployment version]</w:t>
            </w:r>
          </w:p>
          <w:p w:rsidR="00000000" w:rsidDel="00000000" w:rsidP="00000000" w:rsidRDefault="00000000" w:rsidRPr="00000000" w14:paraId="000000A8">
            <w:pPr>
              <w:spacing w:after="160" w:line="259" w:lineRule="auto"/>
              <w:rPr/>
            </w:pPr>
            <w:r w:rsidDel="00000000" w:rsidR="00000000" w:rsidRPr="00000000">
              <w:rPr>
                <w:i w:val="1"/>
                <w:rtl w:val="0"/>
              </w:rPr>
              <w:t xml:space="preserve">From MS team notification (Ex: </w:t>
            </w:r>
            <w:r w:rsidDel="00000000" w:rsidR="00000000" w:rsidRPr="00000000">
              <w:rPr>
                <w:b w:val="1"/>
                <w:rtl w:val="0"/>
              </w:rPr>
              <w:t xml:space="preserve">ENH.38.14)</w:t>
            </w:r>
            <w:r w:rsidDel="00000000" w:rsidR="00000000" w:rsidRPr="00000000">
              <w:rPr>
                <w:rtl w:val="0"/>
              </w:rPr>
            </w:r>
          </w:p>
          <w:p w:rsidR="00000000" w:rsidDel="00000000" w:rsidP="00000000" w:rsidRDefault="00000000" w:rsidRPr="00000000" w14:paraId="000000A9">
            <w:pPr>
              <w:spacing w:after="160" w:line="259" w:lineRule="auto"/>
              <w:rPr/>
            </w:pPr>
            <w:r w:rsidDel="00000000" w:rsidR="00000000" w:rsidRPr="00000000">
              <w:rPr>
                <w:rtl w:val="0"/>
              </w:rPr>
            </w:r>
          </w:p>
        </w:tc>
      </w:tr>
      <w:tr>
        <w:trPr>
          <w:cantSplit w:val="0"/>
          <w:trHeight w:val="663" w:hRule="atLeast"/>
          <w:tblHeader w:val="0"/>
        </w:trPr>
        <w:tc>
          <w:tcPr/>
          <w:p w:rsidR="00000000" w:rsidDel="00000000" w:rsidP="00000000" w:rsidRDefault="00000000" w:rsidRPr="00000000" w14:paraId="000000AA">
            <w:pPr>
              <w:spacing w:after="160" w:line="259" w:lineRule="auto"/>
              <w:rPr/>
            </w:pPr>
            <w:r w:rsidDel="00000000" w:rsidR="00000000" w:rsidRPr="00000000">
              <w:rPr>
                <w:rtl w:val="0"/>
              </w:rPr>
              <w:t xml:space="preserve">Environment</w:t>
            </w:r>
          </w:p>
        </w:tc>
        <w:tc>
          <w:tcPr/>
          <w:p w:rsidR="00000000" w:rsidDel="00000000" w:rsidP="00000000" w:rsidRDefault="00000000" w:rsidRPr="00000000" w14:paraId="000000AB">
            <w:pPr>
              <w:spacing w:after="160" w:line="259" w:lineRule="auto"/>
              <w:rPr/>
            </w:pPr>
            <w:r w:rsidDel="00000000" w:rsidR="00000000" w:rsidRPr="00000000">
              <w:rPr>
                <w:rtl w:val="0"/>
              </w:rPr>
              <w:t xml:space="preserve">Link test</w:t>
            </w:r>
          </w:p>
        </w:tc>
      </w:tr>
      <w:tr>
        <w:trPr>
          <w:cantSplit w:val="0"/>
          <w:trHeight w:val="663" w:hRule="atLeast"/>
          <w:tblHeader w:val="0"/>
        </w:trPr>
        <w:tc>
          <w:tcPr/>
          <w:p w:rsidR="00000000" w:rsidDel="00000000" w:rsidP="00000000" w:rsidRDefault="00000000" w:rsidRPr="00000000" w14:paraId="000000AC">
            <w:pPr>
              <w:spacing w:after="160" w:line="259" w:lineRule="auto"/>
              <w:rPr/>
            </w:pPr>
            <w:r w:rsidDel="00000000" w:rsidR="00000000" w:rsidRPr="00000000">
              <w:rPr>
                <w:rtl w:val="0"/>
              </w:rPr>
              <w:t xml:space="preserve">Labels</w:t>
            </w:r>
          </w:p>
        </w:tc>
        <w:tc>
          <w:tcPr/>
          <w:p w:rsidR="00000000" w:rsidDel="00000000" w:rsidP="00000000" w:rsidRDefault="00000000" w:rsidRPr="00000000" w14:paraId="000000AD">
            <w:pPr>
              <w:spacing w:after="160" w:line="259" w:lineRule="auto"/>
              <w:rPr/>
            </w:pPr>
            <w:r w:rsidDel="00000000" w:rsidR="00000000" w:rsidRPr="00000000">
              <w:rPr>
                <w:rtl w:val="0"/>
              </w:rPr>
              <w:t xml:space="preserve">Follow rule defined in </w:t>
            </w:r>
          </w:p>
          <w:p w:rsidR="00000000" w:rsidDel="00000000" w:rsidP="00000000" w:rsidRDefault="00000000" w:rsidRPr="00000000" w14:paraId="000000AE">
            <w:pPr>
              <w:spacing w:after="160" w:line="259" w:lineRule="auto"/>
              <w:rPr/>
            </w:pPr>
            <w:hyperlink r:id="rId17">
              <w:r w:rsidDel="00000000" w:rsidR="00000000" w:rsidRPr="00000000">
                <w:rPr>
                  <w:color w:val="1155cc"/>
                  <w:u w:val="single"/>
                  <w:rtl w:val="0"/>
                </w:rPr>
                <w:t xml:space="preserve">https://wisewiresglobal.atlassian.net/wiki/spaces/WG/pages/3671424/Regression+Defect+log+rule</w:t>
              </w:r>
            </w:hyperlink>
            <w:r w:rsidDel="00000000" w:rsidR="00000000" w:rsidRPr="00000000">
              <w:rPr>
                <w:rtl w:val="0"/>
              </w:rPr>
              <w:t xml:space="preserve"> </w:t>
            </w:r>
          </w:p>
        </w:tc>
      </w:tr>
      <w:tr>
        <w:trPr>
          <w:cantSplit w:val="0"/>
          <w:trHeight w:val="663" w:hRule="atLeast"/>
          <w:tblHeader w:val="0"/>
        </w:trPr>
        <w:tc>
          <w:tcPr/>
          <w:p w:rsidR="00000000" w:rsidDel="00000000" w:rsidP="00000000" w:rsidRDefault="00000000" w:rsidRPr="00000000" w14:paraId="000000AF">
            <w:pPr>
              <w:spacing w:after="160" w:line="259" w:lineRule="auto"/>
              <w:rPr/>
            </w:pPr>
            <w:r w:rsidDel="00000000" w:rsidR="00000000" w:rsidRPr="00000000">
              <w:rPr>
                <w:rtl w:val="0"/>
              </w:rPr>
              <w:t xml:space="preserve">Attachment</w:t>
            </w:r>
          </w:p>
        </w:tc>
        <w:tc>
          <w:tcPr/>
          <w:p w:rsidR="00000000" w:rsidDel="00000000" w:rsidP="00000000" w:rsidRDefault="00000000" w:rsidRPr="00000000" w14:paraId="000000B0">
            <w:pPr>
              <w:spacing w:after="160" w:line="259" w:lineRule="auto"/>
              <w:rPr/>
            </w:pP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Defect example:</w:t>
      </w:r>
    </w:p>
    <w:p w:rsidR="00000000" w:rsidDel="00000000" w:rsidP="00000000" w:rsidRDefault="00000000" w:rsidRPr="00000000" w14:paraId="000000B3">
      <w:pPr>
        <w:rPr/>
      </w:pPr>
      <w:r w:rsidDel="00000000" w:rsidR="00000000" w:rsidRPr="00000000">
        <w:rPr/>
        <w:drawing>
          <wp:inline distB="0" distT="0" distL="0" distR="0">
            <wp:extent cx="5943600" cy="275463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75463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w:t>
        <w:tab/>
        <w:t xml:space="preserve">Log ENHs  defects to Samsung  Jira following template.</w:t>
      </w:r>
    </w:p>
    <w:p w:rsidR="00000000" w:rsidDel="00000000" w:rsidP="00000000" w:rsidRDefault="00000000" w:rsidRPr="00000000" w14:paraId="000000B5">
      <w:pPr>
        <w:rPr/>
      </w:pPr>
      <w:r w:rsidDel="00000000" w:rsidR="00000000" w:rsidRPr="00000000">
        <w:rPr>
          <w:rtl w:val="0"/>
        </w:rPr>
      </w:r>
    </w:p>
    <w:tbl>
      <w:tblPr>
        <w:tblStyle w:val="Table2"/>
        <w:tblW w:w="10255.0" w:type="dxa"/>
        <w:jc w:val="left"/>
        <w:tblInd w:w="-10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2695"/>
        <w:gridCol w:w="7560"/>
        <w:tblGridChange w:id="0">
          <w:tblGrid>
            <w:gridCol w:w="2695"/>
            <w:gridCol w:w="7560"/>
          </w:tblGrid>
        </w:tblGridChange>
      </w:tblGrid>
      <w:tr>
        <w:trPr>
          <w:cantSplit w:val="0"/>
          <w:trHeight w:val="482" w:hRule="atLeast"/>
          <w:tblHeader w:val="0"/>
        </w:trPr>
        <w:tc>
          <w:tcPr/>
          <w:p w:rsidR="00000000" w:rsidDel="00000000" w:rsidP="00000000" w:rsidRDefault="00000000" w:rsidRPr="00000000" w14:paraId="000000B6">
            <w:pPr>
              <w:rPr/>
            </w:pPr>
            <w:r w:rsidDel="00000000" w:rsidR="00000000" w:rsidRPr="00000000">
              <w:rPr>
                <w:rtl w:val="0"/>
              </w:rPr>
              <w:t xml:space="preserve">Field</w:t>
            </w:r>
          </w:p>
        </w:tc>
        <w:tc>
          <w:tcPr/>
          <w:p w:rsidR="00000000" w:rsidDel="00000000" w:rsidP="00000000" w:rsidRDefault="00000000" w:rsidRPr="00000000" w14:paraId="000000B7">
            <w:pPr>
              <w:rPr/>
            </w:pPr>
            <w:r w:rsidDel="00000000" w:rsidR="00000000" w:rsidRPr="00000000">
              <w:rPr>
                <w:rtl w:val="0"/>
              </w:rPr>
              <w:t xml:space="preserve">How to fill</w:t>
            </w:r>
          </w:p>
        </w:tc>
      </w:tr>
      <w:tr>
        <w:trPr>
          <w:cantSplit w:val="0"/>
          <w:trHeight w:val="482" w:hRule="atLeast"/>
          <w:tblHeader w:val="0"/>
        </w:trPr>
        <w:tc>
          <w:tcPr/>
          <w:p w:rsidR="00000000" w:rsidDel="00000000" w:rsidP="00000000" w:rsidRDefault="00000000" w:rsidRPr="00000000" w14:paraId="000000B8">
            <w:pPr>
              <w:rPr/>
            </w:pPr>
            <w:r w:rsidDel="00000000" w:rsidR="00000000" w:rsidRPr="00000000">
              <w:rPr>
                <w:rtl w:val="0"/>
              </w:rPr>
              <w:t xml:space="preserve">Issue Type</w:t>
            </w:r>
          </w:p>
        </w:tc>
        <w:tc>
          <w:tcPr/>
          <w:p w:rsidR="00000000" w:rsidDel="00000000" w:rsidP="00000000" w:rsidRDefault="00000000" w:rsidRPr="00000000" w14:paraId="000000B9">
            <w:pPr>
              <w:rPr/>
            </w:pPr>
            <w:r w:rsidDel="00000000" w:rsidR="00000000" w:rsidRPr="00000000">
              <w:rPr>
                <w:rtl w:val="0"/>
              </w:rPr>
              <w:t xml:space="preserve">Bug</w:t>
            </w:r>
          </w:p>
        </w:tc>
      </w:tr>
      <w:tr>
        <w:trPr>
          <w:cantSplit w:val="0"/>
          <w:trHeight w:val="683" w:hRule="atLeast"/>
          <w:tblHeader w:val="0"/>
        </w:trPr>
        <w:tc>
          <w:tcPr/>
          <w:p w:rsidR="00000000" w:rsidDel="00000000" w:rsidP="00000000" w:rsidRDefault="00000000" w:rsidRPr="00000000" w14:paraId="000000BA">
            <w:pPr>
              <w:rPr/>
            </w:pPr>
            <w:r w:rsidDel="00000000" w:rsidR="00000000" w:rsidRPr="00000000">
              <w:rPr>
                <w:rtl w:val="0"/>
              </w:rPr>
              <w:t xml:space="preserve">Summary</w:t>
            </w:r>
          </w:p>
        </w:tc>
        <w:tc>
          <w:tcPr/>
          <w:p w:rsidR="00000000" w:rsidDel="00000000" w:rsidP="00000000" w:rsidRDefault="00000000" w:rsidRPr="00000000" w14:paraId="000000BB">
            <w:pPr>
              <w:rPr/>
            </w:pPr>
            <w:r w:rsidDel="00000000" w:rsidR="00000000" w:rsidRPr="00000000">
              <w:rPr>
                <w:rtl w:val="0"/>
              </w:rPr>
              <w:t xml:space="preserve">ENH ticket- Cluster-Env-Country code (Ex: SME/SAM-STG2/STG-REG-NO/SE)</w:t>
            </w:r>
          </w:p>
          <w:p w:rsidR="00000000" w:rsidDel="00000000" w:rsidP="00000000" w:rsidRDefault="00000000" w:rsidRPr="00000000" w14:paraId="000000BC">
            <w:pPr>
              <w:rPr/>
            </w:pPr>
            <w:r w:rsidDel="00000000" w:rsidR="00000000" w:rsidRPr="00000000">
              <w:rPr>
                <w:rtl w:val="0"/>
              </w:rPr>
              <w:t xml:space="preserve">THAME-2203 - SMS - STG2 -TH: Unable to receive Reminder email/ Expired payment email for 123 Bank Direct payment</w:t>
            </w:r>
            <w:r w:rsidDel="00000000" w:rsidR="00000000" w:rsidRPr="00000000">
              <w:rPr>
                <w:rtl w:val="0"/>
              </w:rPr>
            </w:r>
          </w:p>
        </w:tc>
      </w:tr>
      <w:tr>
        <w:trPr>
          <w:cantSplit w:val="0"/>
          <w:trHeight w:val="663" w:hRule="atLeast"/>
          <w:tblHeader w:val="0"/>
        </w:trPr>
        <w:tc>
          <w:tcPr/>
          <w:p w:rsidR="00000000" w:rsidDel="00000000" w:rsidP="00000000" w:rsidRDefault="00000000" w:rsidRPr="00000000" w14:paraId="000000BD">
            <w:pPr>
              <w:rPr/>
            </w:pPr>
            <w:r w:rsidDel="00000000" w:rsidR="00000000" w:rsidRPr="00000000">
              <w:rPr>
                <w:rtl w:val="0"/>
              </w:rPr>
              <w:t xml:space="preserve">Defect Priority</w:t>
            </w:r>
          </w:p>
        </w:tc>
        <w:tc>
          <w:tcPr/>
          <w:p w:rsidR="00000000" w:rsidDel="00000000" w:rsidP="00000000" w:rsidRDefault="00000000" w:rsidRPr="00000000" w14:paraId="000000BE">
            <w:pPr>
              <w:rPr/>
            </w:pPr>
            <w:r w:rsidDel="00000000" w:rsidR="00000000" w:rsidRPr="00000000">
              <w:rPr>
                <w:rtl w:val="0"/>
              </w:rPr>
              <w:t xml:space="preserve">Blocker/Critical/Medium/Low</w:t>
            </w:r>
          </w:p>
        </w:tc>
      </w:tr>
      <w:tr>
        <w:trPr>
          <w:cantSplit w:val="0"/>
          <w:trHeight w:val="825" w:hRule="atLeast"/>
          <w:tblHeader w:val="0"/>
        </w:trPr>
        <w:tc>
          <w:tcPr/>
          <w:p w:rsidR="00000000" w:rsidDel="00000000" w:rsidP="00000000" w:rsidRDefault="00000000" w:rsidRPr="00000000" w14:paraId="000000BF">
            <w:pPr>
              <w:rPr/>
            </w:pPr>
            <w:r w:rsidDel="00000000" w:rsidR="00000000" w:rsidRPr="00000000">
              <w:rPr>
                <w:rtl w:val="0"/>
              </w:rPr>
              <w:t xml:space="preserve">Assignee</w:t>
            </w:r>
          </w:p>
        </w:tc>
        <w:tc>
          <w:tcPr/>
          <w:p w:rsidR="00000000" w:rsidDel="00000000" w:rsidP="00000000" w:rsidRDefault="00000000" w:rsidRPr="00000000" w14:paraId="000000C0">
            <w:pPr>
              <w:rPr/>
            </w:pPr>
            <w:r w:rsidDel="00000000" w:rsidR="00000000" w:rsidRPr="00000000">
              <w:rPr>
                <w:rtl w:val="0"/>
              </w:rPr>
              <w:t xml:space="preserve">Follow Defect assignee column to assign correct PIC of each Dev team</w:t>
            </w:r>
          </w:p>
          <w:p w:rsidR="00000000" w:rsidDel="00000000" w:rsidP="00000000" w:rsidRDefault="00000000" w:rsidRPr="00000000" w14:paraId="000000C1">
            <w:pPr>
              <w:rPr/>
            </w:pPr>
            <w:hyperlink r:id="rId19">
              <w:r w:rsidDel="00000000" w:rsidR="00000000" w:rsidRPr="00000000">
                <w:rPr>
                  <w:color w:val="1155cc"/>
                  <w:u w:val="single"/>
                  <w:rtl w:val="0"/>
                </w:rPr>
                <w:t xml:space="preserve">https://wisewiresglobal.atlassian.net/wiki/spaces/WG/pages/3671424/Regression+Defect+log+rule</w:t>
              </w:r>
            </w:hyperlink>
            <w:r w:rsidDel="00000000" w:rsidR="00000000" w:rsidRPr="00000000">
              <w:rPr>
                <w:rtl w:val="0"/>
              </w:rPr>
              <w:t xml:space="preserve"> </w:t>
            </w:r>
          </w:p>
        </w:tc>
      </w:tr>
      <w:tr>
        <w:trPr>
          <w:cantSplit w:val="0"/>
          <w:trHeight w:val="1024" w:hRule="atLeast"/>
          <w:tblHeader w:val="0"/>
        </w:trPr>
        <w:tc>
          <w:tcPr/>
          <w:p w:rsidR="00000000" w:rsidDel="00000000" w:rsidP="00000000" w:rsidRDefault="00000000" w:rsidRPr="00000000" w14:paraId="000000C2">
            <w:pPr>
              <w:rPr/>
            </w:pPr>
            <w:r w:rsidDel="00000000" w:rsidR="00000000" w:rsidRPr="00000000">
              <w:rPr>
                <w:rtl w:val="0"/>
              </w:rPr>
              <w:t xml:space="preserve">Component</w:t>
            </w:r>
          </w:p>
        </w:tc>
        <w:tc>
          <w:tcPr/>
          <w:p w:rsidR="00000000" w:rsidDel="00000000" w:rsidP="00000000" w:rsidRDefault="00000000" w:rsidRPr="00000000" w14:paraId="000000C3">
            <w:pPr>
              <w:rPr/>
            </w:pPr>
            <w:r w:rsidDel="00000000" w:rsidR="00000000" w:rsidRPr="00000000">
              <w:rPr>
                <w:rtl w:val="0"/>
              </w:rPr>
              <w:t xml:space="preserve">Follow each Regression announcement</w:t>
            </w:r>
          </w:p>
        </w:tc>
      </w:tr>
      <w:tr>
        <w:trPr>
          <w:cantSplit w:val="0"/>
          <w:trHeight w:val="663" w:hRule="atLeast"/>
          <w:tblHeader w:val="0"/>
        </w:trPr>
        <w:tc>
          <w:tcPr/>
          <w:p w:rsidR="00000000" w:rsidDel="00000000" w:rsidP="00000000" w:rsidRDefault="00000000" w:rsidRPr="00000000" w14:paraId="000000C4">
            <w:pPr>
              <w:rPr/>
            </w:pPr>
            <w:r w:rsidDel="00000000" w:rsidR="00000000" w:rsidRPr="00000000">
              <w:rPr>
                <w:rtl w:val="0"/>
              </w:rPr>
              <w:t xml:space="preserve">Description</w:t>
            </w:r>
          </w:p>
        </w:tc>
        <w:tc>
          <w:tcPr/>
          <w:p w:rsidR="00000000" w:rsidDel="00000000" w:rsidP="00000000" w:rsidRDefault="00000000" w:rsidRPr="00000000" w14:paraId="000000C5">
            <w:pPr>
              <w:numPr>
                <w:ilvl w:val="0"/>
                <w:numId w:val="6"/>
              </w:numPr>
              <w:ind w:left="720" w:hanging="360"/>
            </w:pPr>
            <w:r w:rsidDel="00000000" w:rsidR="00000000" w:rsidRPr="00000000">
              <w:rPr>
                <w:b w:val="1"/>
                <w:rtl w:val="0"/>
              </w:rPr>
              <w:t xml:space="preserve">Description- Sample:</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[Precondition]</w:t>
            </w:r>
          </w:p>
          <w:p w:rsidR="00000000" w:rsidDel="00000000" w:rsidP="00000000" w:rsidRDefault="00000000" w:rsidRPr="00000000" w14:paraId="000000C7">
            <w:pPr>
              <w:rPr/>
            </w:pPr>
            <w:r w:rsidDel="00000000" w:rsidR="00000000" w:rsidRPr="00000000">
              <w:rPr>
                <w:rtl w:val="0"/>
              </w:rPr>
              <w:t xml:space="preserve">N/A</w:t>
            </w:r>
          </w:p>
          <w:p w:rsidR="00000000" w:rsidDel="00000000" w:rsidP="00000000" w:rsidRDefault="00000000" w:rsidRPr="00000000" w14:paraId="000000C8">
            <w:pPr>
              <w:rPr/>
            </w:pPr>
            <w:r w:rsidDel="00000000" w:rsidR="00000000" w:rsidRPr="00000000">
              <w:rPr>
                <w:rtl w:val="0"/>
              </w:rPr>
              <w:t xml:space="preserve">[Actual results]</w:t>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Nothing change on PLP</w:t>
            </w:r>
          </w:p>
          <w:p w:rsidR="00000000" w:rsidDel="00000000" w:rsidP="00000000" w:rsidRDefault="00000000" w:rsidRPr="00000000" w14:paraId="000000CA">
            <w:pPr>
              <w:numPr>
                <w:ilvl w:val="0"/>
                <w:numId w:val="2"/>
              </w:numPr>
              <w:ind w:left="720" w:hanging="360"/>
            </w:pPr>
            <w:r w:rsidDel="00000000" w:rsidR="00000000" w:rsidRPr="00000000">
              <w:rPr>
                <w:rtl w:val="0"/>
              </w:rPr>
              <w:t xml:space="preserve">Refer to:   (image)</w:t>
            </w:r>
          </w:p>
          <w:p w:rsidR="00000000" w:rsidDel="00000000" w:rsidP="00000000" w:rsidRDefault="00000000" w:rsidRPr="00000000" w14:paraId="000000CB">
            <w:pPr>
              <w:rPr/>
            </w:pPr>
            <w:r w:rsidDel="00000000" w:rsidR="00000000" w:rsidRPr="00000000">
              <w:rPr>
                <w:rtl w:val="0"/>
              </w:rPr>
              <w:t xml:space="preserve">[Expected results]</w:t>
            </w:r>
          </w:p>
          <w:p w:rsidR="00000000" w:rsidDel="00000000" w:rsidP="00000000" w:rsidRDefault="00000000" w:rsidRPr="00000000" w14:paraId="000000CC">
            <w:pPr>
              <w:numPr>
                <w:ilvl w:val="0"/>
                <w:numId w:val="4"/>
              </w:numPr>
              <w:ind w:left="720" w:hanging="360"/>
            </w:pPr>
            <w:r w:rsidDel="00000000" w:rsidR="00000000" w:rsidRPr="00000000">
              <w:rPr>
                <w:rtl w:val="0"/>
              </w:rPr>
              <w:t xml:space="preserve">PLP should be displayed according to category user are selecting.</w:t>
            </w:r>
          </w:p>
          <w:p w:rsidR="00000000" w:rsidDel="00000000" w:rsidP="00000000" w:rsidRDefault="00000000" w:rsidRPr="00000000" w14:paraId="000000CD">
            <w:pPr>
              <w:rPr/>
            </w:pPr>
            <w:r w:rsidDel="00000000" w:rsidR="00000000" w:rsidRPr="00000000">
              <w:rPr>
                <w:rtl w:val="0"/>
              </w:rPr>
              <w:t xml:space="preserve">[Steps to reproduce]</w:t>
            </w:r>
          </w:p>
          <w:p w:rsidR="00000000" w:rsidDel="00000000" w:rsidP="00000000" w:rsidRDefault="00000000" w:rsidRPr="00000000" w14:paraId="000000CE">
            <w:pPr>
              <w:numPr>
                <w:ilvl w:val="0"/>
                <w:numId w:val="7"/>
              </w:numPr>
              <w:ind w:left="720" w:hanging="360"/>
            </w:pPr>
            <w:r w:rsidDel="00000000" w:rsidR="00000000" w:rsidRPr="00000000">
              <w:rPr>
                <w:rtl w:val="0"/>
              </w:rPr>
              <w:t xml:space="preserve">1.Login to the SME STG Base store of DE</w:t>
            </w:r>
          </w:p>
          <w:p w:rsidR="00000000" w:rsidDel="00000000" w:rsidP="00000000" w:rsidRDefault="00000000" w:rsidRPr="00000000" w14:paraId="000000CF">
            <w:pPr>
              <w:numPr>
                <w:ilvl w:val="0"/>
                <w:numId w:val="7"/>
              </w:numPr>
              <w:ind w:left="720" w:hanging="360"/>
            </w:pPr>
            <w:r w:rsidDel="00000000" w:rsidR="00000000" w:rsidRPr="00000000">
              <w:rPr>
                <w:rtl w:val="0"/>
              </w:rPr>
              <w:t xml:space="preserve">2.Click on any categories on Shop menu</w:t>
            </w:r>
          </w:p>
          <w:p w:rsidR="00000000" w:rsidDel="00000000" w:rsidP="00000000" w:rsidRDefault="00000000" w:rsidRPr="00000000" w14:paraId="000000D0">
            <w:pPr>
              <w:numPr>
                <w:ilvl w:val="0"/>
                <w:numId w:val="7"/>
              </w:numPr>
              <w:ind w:left="720" w:hanging="360"/>
            </w:pPr>
            <w:r w:rsidDel="00000000" w:rsidR="00000000" w:rsidRPr="00000000">
              <w:rPr>
                <w:rtl w:val="0"/>
              </w:rPr>
              <w:t xml:space="preserve">3.Navigate to PLP</w:t>
            </w:r>
          </w:p>
          <w:p w:rsidR="00000000" w:rsidDel="00000000" w:rsidP="00000000" w:rsidRDefault="00000000" w:rsidRPr="00000000" w14:paraId="000000D1">
            <w:pPr>
              <w:numPr>
                <w:ilvl w:val="0"/>
                <w:numId w:val="7"/>
              </w:numPr>
              <w:ind w:left="720" w:hanging="360"/>
            </w:pPr>
            <w:r w:rsidDel="00000000" w:rsidR="00000000" w:rsidRPr="00000000">
              <w:rPr>
                <w:rtl w:val="0"/>
              </w:rPr>
              <w:t xml:space="preserve">4. Select one specific category </w:t>
            </w:r>
          </w:p>
          <w:p w:rsidR="00000000" w:rsidDel="00000000" w:rsidP="00000000" w:rsidRDefault="00000000" w:rsidRPr="00000000" w14:paraId="000000D2">
            <w:pPr>
              <w:rPr/>
            </w:pPr>
            <w:r w:rsidDel="00000000" w:rsidR="00000000" w:rsidRPr="00000000">
              <w:rPr>
                <w:rtl w:val="0"/>
              </w:rPr>
              <w:t xml:space="preserve">[Deployment version]</w:t>
            </w:r>
          </w:p>
          <w:p w:rsidR="00000000" w:rsidDel="00000000" w:rsidP="00000000" w:rsidRDefault="00000000" w:rsidRPr="00000000" w14:paraId="000000D3">
            <w:pPr>
              <w:rPr/>
            </w:pPr>
            <w:r w:rsidDel="00000000" w:rsidR="00000000" w:rsidRPr="00000000">
              <w:rPr>
                <w:i w:val="1"/>
                <w:rtl w:val="0"/>
              </w:rPr>
              <w:t xml:space="preserve">From MS team notification (Ex: </w:t>
            </w:r>
            <w:r w:rsidDel="00000000" w:rsidR="00000000" w:rsidRPr="00000000">
              <w:rPr>
                <w:b w:val="1"/>
                <w:rtl w:val="0"/>
              </w:rPr>
              <w:t xml:space="preserve">ENH.38.14)</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tc>
      </w:tr>
      <w:tr>
        <w:trPr>
          <w:cantSplit w:val="0"/>
          <w:trHeight w:val="663" w:hRule="atLeast"/>
          <w:tblHeader w:val="0"/>
        </w:trPr>
        <w:tc>
          <w:tcPr/>
          <w:p w:rsidR="00000000" w:rsidDel="00000000" w:rsidP="00000000" w:rsidRDefault="00000000" w:rsidRPr="00000000" w14:paraId="000000D5">
            <w:pPr>
              <w:rPr/>
            </w:pPr>
            <w:r w:rsidDel="00000000" w:rsidR="00000000" w:rsidRPr="00000000">
              <w:rPr>
                <w:rtl w:val="0"/>
              </w:rPr>
              <w:t xml:space="preserve">Environment</w:t>
            </w:r>
          </w:p>
        </w:tc>
        <w:tc>
          <w:tcPr/>
          <w:p w:rsidR="00000000" w:rsidDel="00000000" w:rsidP="00000000" w:rsidRDefault="00000000" w:rsidRPr="00000000" w14:paraId="000000D6">
            <w:pPr>
              <w:rPr/>
            </w:pPr>
            <w:r w:rsidDel="00000000" w:rsidR="00000000" w:rsidRPr="00000000">
              <w:rPr>
                <w:rtl w:val="0"/>
              </w:rPr>
              <w:t xml:space="preserve">Link test</w:t>
            </w:r>
          </w:p>
        </w:tc>
      </w:tr>
      <w:tr>
        <w:trPr>
          <w:cantSplit w:val="0"/>
          <w:trHeight w:val="663" w:hRule="atLeast"/>
          <w:tblHeader w:val="0"/>
        </w:trPr>
        <w:tc>
          <w:tcPr/>
          <w:p w:rsidR="00000000" w:rsidDel="00000000" w:rsidP="00000000" w:rsidRDefault="00000000" w:rsidRPr="00000000" w14:paraId="000000D7">
            <w:pPr>
              <w:rPr/>
            </w:pPr>
            <w:r w:rsidDel="00000000" w:rsidR="00000000" w:rsidRPr="00000000">
              <w:rPr>
                <w:rtl w:val="0"/>
              </w:rPr>
              <w:t xml:space="preserve">Labels</w:t>
            </w:r>
          </w:p>
        </w:tc>
        <w:tc>
          <w:tcPr/>
          <w:p w:rsidR="00000000" w:rsidDel="00000000" w:rsidP="00000000" w:rsidRDefault="00000000" w:rsidRPr="00000000" w14:paraId="000000D8">
            <w:pPr>
              <w:rPr/>
            </w:pPr>
            <w:r w:rsidDel="00000000" w:rsidR="00000000" w:rsidRPr="00000000">
              <w:rPr>
                <w:rtl w:val="0"/>
              </w:rPr>
              <w:t xml:space="preserve">Follow rule defined in </w:t>
            </w:r>
          </w:p>
          <w:p w:rsidR="00000000" w:rsidDel="00000000" w:rsidP="00000000" w:rsidRDefault="00000000" w:rsidRPr="00000000" w14:paraId="000000D9">
            <w:pPr>
              <w:rPr/>
            </w:pPr>
            <w:hyperlink r:id="rId20">
              <w:r w:rsidDel="00000000" w:rsidR="00000000" w:rsidRPr="00000000">
                <w:rPr>
                  <w:color w:val="1155cc"/>
                  <w:u w:val="single"/>
                  <w:rtl w:val="0"/>
                </w:rPr>
                <w:t xml:space="preserve">https://wisewiresglobal.atlassian.net/wiki/spaces/WG/pages/3671424/Regression+Defect+log+rule</w:t>
              </w:r>
            </w:hyperlink>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Add 04= labels to define Dev teams.</w:t>
            </w:r>
          </w:p>
        </w:tc>
      </w:tr>
      <w:tr>
        <w:trPr>
          <w:cantSplit w:val="0"/>
          <w:trHeight w:val="663" w:hRule="atLeast"/>
          <w:tblHeader w:val="0"/>
        </w:trPr>
        <w:tc>
          <w:tcPr/>
          <w:p w:rsidR="00000000" w:rsidDel="00000000" w:rsidP="00000000" w:rsidRDefault="00000000" w:rsidRPr="00000000" w14:paraId="000000DC">
            <w:pPr>
              <w:rPr/>
            </w:pPr>
            <w:r w:rsidDel="00000000" w:rsidR="00000000" w:rsidRPr="00000000">
              <w:rPr>
                <w:rtl w:val="0"/>
              </w:rPr>
              <w:t xml:space="preserve">Attachment</w:t>
            </w:r>
          </w:p>
        </w:tc>
        <w:tc>
          <w:tcPr/>
          <w:p w:rsidR="00000000" w:rsidDel="00000000" w:rsidP="00000000" w:rsidRDefault="00000000" w:rsidRPr="00000000" w14:paraId="000000DD">
            <w:pPr>
              <w:rPr/>
            </w:pPr>
            <w:r w:rsidDel="00000000" w:rsidR="00000000" w:rsidRPr="00000000">
              <w:rPr>
                <w:rtl w:val="0"/>
              </w:rPr>
            </w:r>
          </w:p>
        </w:tc>
      </w:tr>
      <w:tr>
        <w:trPr>
          <w:cantSplit w:val="0"/>
          <w:trHeight w:val="663" w:hRule="atLeast"/>
          <w:tblHeader w:val="0"/>
        </w:trPr>
        <w:tc>
          <w:tcPr/>
          <w:p w:rsidR="00000000" w:rsidDel="00000000" w:rsidP="00000000" w:rsidRDefault="00000000" w:rsidRPr="00000000" w14:paraId="000000DE">
            <w:pPr>
              <w:rPr/>
            </w:pPr>
            <w:r w:rsidDel="00000000" w:rsidR="00000000" w:rsidRPr="00000000">
              <w:rPr>
                <w:rtl w:val="0"/>
              </w:rPr>
            </w:r>
          </w:p>
        </w:tc>
        <w:tc>
          <w:tcPr/>
          <w:p w:rsidR="00000000" w:rsidDel="00000000" w:rsidP="00000000" w:rsidRDefault="00000000" w:rsidRPr="00000000" w14:paraId="000000DF">
            <w:pPr>
              <w:rPr>
                <w:color w:val="ff0000"/>
              </w:rPr>
            </w:pPr>
            <w:r w:rsidDel="00000000" w:rsidR="00000000" w:rsidRPr="00000000">
              <w:rPr>
                <w:rtl w:val="0"/>
              </w:rPr>
              <w:t xml:space="preserve">Link to main ENH ticket </w:t>
            </w:r>
            <w:r w:rsidDel="00000000" w:rsidR="00000000" w:rsidRPr="00000000">
              <w:rPr>
                <w:color w:val="ff0000"/>
                <w:rtl w:val="0"/>
              </w:rPr>
              <w:t xml:space="preserve">( is tested for)</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Mark test result to test suite: Pass/Fail/Blocked</w:t>
      </w:r>
    </w:p>
    <w:p w:rsidR="00000000" w:rsidDel="00000000" w:rsidP="00000000" w:rsidRDefault="00000000" w:rsidRPr="00000000" w14:paraId="000000E2">
      <w:pPr>
        <w:rPr/>
      </w:pPr>
      <w:r w:rsidDel="00000000" w:rsidR="00000000" w:rsidRPr="00000000">
        <w:rPr>
          <w:rtl w:val="0"/>
        </w:rPr>
        <w:t xml:space="preserve">+ </w:t>
        <w:tab/>
        <w:t xml:space="preserve">Pass</w:t>
      </w:r>
    </w:p>
    <w:p w:rsidR="00000000" w:rsidDel="00000000" w:rsidP="00000000" w:rsidRDefault="00000000" w:rsidRPr="00000000" w14:paraId="000000E3">
      <w:pPr>
        <w:rPr/>
      </w:pPr>
      <w:r w:rsidDel="00000000" w:rsidR="00000000" w:rsidRPr="00000000">
        <w:rPr>
          <w:rtl w:val="0"/>
        </w:rPr>
        <w:t xml:space="preserve">+ </w:t>
        <w:tab/>
        <w:t xml:space="preserve">Fail: Need to have Jira defect ID in Defect number column</w:t>
      </w:r>
    </w:p>
    <w:p w:rsidR="00000000" w:rsidDel="00000000" w:rsidP="00000000" w:rsidRDefault="00000000" w:rsidRPr="00000000" w14:paraId="000000E4">
      <w:pPr>
        <w:rPr/>
      </w:pPr>
      <w:r w:rsidDel="00000000" w:rsidR="00000000" w:rsidRPr="00000000">
        <w:rPr>
          <w:rtl w:val="0"/>
        </w:rPr>
        <w:t xml:space="preserve">+ </w:t>
        <w:tab/>
        <w:t xml:space="preserve">Blocked: MUST have </w:t>
      </w:r>
      <w:r w:rsidDel="00000000" w:rsidR="00000000" w:rsidRPr="00000000">
        <w:rPr>
          <w:b w:val="1"/>
          <w:rtl w:val="0"/>
        </w:rPr>
        <w:t xml:space="preserve">reasonable</w:t>
      </w:r>
      <w:r w:rsidDel="00000000" w:rsidR="00000000" w:rsidRPr="00000000">
        <w:rPr>
          <w:rtl w:val="0"/>
        </w:rPr>
        <w:t xml:space="preserve"> reason to show why it’s not available to test</w:t>
      </w:r>
    </w:p>
    <w:p w:rsidR="00000000" w:rsidDel="00000000" w:rsidP="00000000" w:rsidRDefault="00000000" w:rsidRPr="00000000" w14:paraId="000000E5">
      <w:pPr>
        <w:pStyle w:val="Heading1"/>
        <w:rPr/>
      </w:pPr>
      <w:bookmarkStart w:colFirst="0" w:colLast="0" w:name="_heading=h.4d34og8" w:id="11"/>
      <w:bookmarkEnd w:id="11"/>
      <w:r w:rsidDel="00000000" w:rsidR="00000000" w:rsidRPr="00000000">
        <w:rPr>
          <w:rtl w:val="0"/>
        </w:rPr>
        <w:t xml:space="preserve">3.4 </w:t>
        <w:tab/>
        <w:t xml:space="preserve">Defect management</w:t>
      </w:r>
    </w:p>
    <w:p w:rsidR="00000000" w:rsidDel="00000000" w:rsidP="00000000" w:rsidRDefault="00000000" w:rsidRPr="00000000" w14:paraId="000000E6">
      <w:pPr>
        <w:pStyle w:val="Heading2"/>
        <w:rPr/>
      </w:pPr>
      <w:bookmarkStart w:colFirst="0" w:colLast="0" w:name="_heading=h.2s8eyo1" w:id="12"/>
      <w:bookmarkEnd w:id="12"/>
      <w:r w:rsidDel="00000000" w:rsidR="00000000" w:rsidRPr="00000000">
        <w:rPr>
          <w:rtl w:val="0"/>
        </w:rPr>
        <w:t xml:space="preserve">3.4.1. General</w:t>
      </w:r>
    </w:p>
    <w:p w:rsidR="00000000" w:rsidDel="00000000" w:rsidP="00000000" w:rsidRDefault="00000000" w:rsidRPr="00000000" w14:paraId="000000E7">
      <w:pPr>
        <w:spacing w:after="0" w:line="240" w:lineRule="auto"/>
        <w:rPr/>
      </w:pPr>
      <w:r w:rsidDel="00000000" w:rsidR="00000000" w:rsidRPr="00000000">
        <w:rPr>
          <w:rtl w:val="0"/>
        </w:rPr>
        <w:t xml:space="preserve">-Defect should include all key information like URL, Page name, Order ID, SKU, User ID, Cart ID, Promotion Name, </w:t>
      </w:r>
      <w:r w:rsidDel="00000000" w:rsidR="00000000" w:rsidRPr="00000000">
        <w:rPr>
          <w:b w:val="1"/>
          <w:rtl w:val="0"/>
        </w:rPr>
        <w:t xml:space="preserve">Kibana Log</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t xml:space="preserve">Also we can check issue by repeating the steps at least once more and providing the frequency of happening to understand the priority of defect in better way. </w:t>
      </w:r>
    </w:p>
    <w:p w:rsidR="00000000" w:rsidDel="00000000" w:rsidP="00000000" w:rsidRDefault="00000000" w:rsidRPr="00000000" w14:paraId="000000E9">
      <w:pPr>
        <w:rPr/>
      </w:pPr>
      <w:r w:rsidDel="00000000" w:rsidR="00000000" w:rsidRPr="00000000">
        <w:rPr>
          <w:rtl w:val="0"/>
        </w:rPr>
        <w:t xml:space="preserve">-Check the configurations (wherever applicable like CMS, Payment, Delivery modes) and test data before kicking off the test execution. This will help everyone saving lots of time and not focusing on config / data issue. Few config issues like impex’s, GERP config issue will still be fixed by AI Dev/DevOps team.</w:t>
      </w:r>
    </w:p>
    <w:p w:rsidR="00000000" w:rsidDel="00000000" w:rsidP="00000000" w:rsidRDefault="00000000" w:rsidRPr="00000000" w14:paraId="000000EA">
      <w:pPr>
        <w:rPr>
          <w:sz w:val="22"/>
          <w:szCs w:val="22"/>
        </w:rPr>
      </w:pPr>
      <w:r w:rsidDel="00000000" w:rsidR="00000000" w:rsidRPr="00000000">
        <w:rPr>
          <w:rtl w:val="0"/>
        </w:rPr>
        <w:t xml:space="preserve">- Test only 'Ready for Retest' tickets</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Check on a daily basis to follow up on any of 'open ticket' assigned to WW (e.g. to provide further information for developers, to clarify any clues(screenshots, url, test env. test steps to reproduce) on the issues, etc.) After updating the comment or taking proper action to them, WW to assign back to AI team same person(who requested further actions and assign the ticket to WW)</w:t>
      </w:r>
    </w:p>
    <w:p w:rsidR="00000000" w:rsidDel="00000000" w:rsidP="00000000" w:rsidRDefault="00000000" w:rsidRPr="00000000" w14:paraId="000000EC">
      <w:pPr>
        <w:rPr/>
      </w:pPr>
      <w:r w:rsidDel="00000000" w:rsidR="00000000" w:rsidRPr="00000000">
        <w:rPr>
          <w:rtl w:val="0"/>
        </w:rPr>
        <w:t xml:space="preserve">Jira filter: </w:t>
      </w:r>
      <w:hyperlink r:id="rId21">
        <w:r w:rsidDel="00000000" w:rsidR="00000000" w:rsidRPr="00000000">
          <w:rPr>
            <w:color w:val="1155cc"/>
            <w:u w:val="single"/>
            <w:rtl w:val="0"/>
          </w:rPr>
          <w:t xml:space="preserve">https://jira.shop.samsung.com:8443/secure/Dashboard.jspa?selectPageId=16101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WW to monitor open tickets to leave a comment to remind AI of issue follow-up ASAP (Prashant highlighted it to push AI developers to fix permanently some Config. related issues on AI side)</w:t>
      </w:r>
    </w:p>
    <w:p w:rsidR="00000000" w:rsidDel="00000000" w:rsidP="00000000" w:rsidRDefault="00000000" w:rsidRPr="00000000" w14:paraId="000000EE">
      <w:pPr>
        <w:rPr>
          <w:b w:val="1"/>
        </w:rPr>
      </w:pPr>
      <w:r w:rsidDel="00000000" w:rsidR="00000000" w:rsidRPr="00000000">
        <w:rPr>
          <w:b w:val="1"/>
          <w:rtl w:val="0"/>
        </w:rPr>
        <w:t xml:space="preserve">- If original ticket is fixed, but another issue happens =&gt; Close old ticket, Create new ticket for new issue.</w:t>
      </w:r>
    </w:p>
    <w:p w:rsidR="00000000" w:rsidDel="00000000" w:rsidP="00000000" w:rsidRDefault="00000000" w:rsidRPr="00000000" w14:paraId="000000EF">
      <w:pPr>
        <w:rPr/>
      </w:pPr>
      <w:r w:rsidDel="00000000" w:rsidR="00000000" w:rsidRPr="00000000">
        <w:rPr>
          <w:rtl w:val="0"/>
        </w:rPr>
        <w:t xml:space="preserve">- Put more focus on content of the defect which includes Title, description, Order ID, SKU, URL, Priority,…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highlight w:val="white"/>
        </w:rPr>
      </w:pPr>
      <w:bookmarkStart w:colFirst="0" w:colLast="0" w:name="_heading=h.17dp8vu" w:id="13"/>
      <w:bookmarkEnd w:id="13"/>
      <w:r w:rsidDel="00000000" w:rsidR="00000000" w:rsidRPr="00000000">
        <w:rPr>
          <w:rtl w:val="0"/>
        </w:rPr>
        <w:t xml:space="preserve">3.4.2. </w:t>
      </w:r>
      <w:r w:rsidDel="00000000" w:rsidR="00000000" w:rsidRPr="00000000">
        <w:rPr>
          <w:highlight w:val="white"/>
          <w:rtl w:val="0"/>
        </w:rPr>
        <w:t xml:space="preserve">Rules for tracking WW defect happened in multiple countries </w:t>
      </w:r>
    </w:p>
    <w:p w:rsidR="00000000" w:rsidDel="00000000" w:rsidP="00000000" w:rsidRDefault="00000000" w:rsidRPr="00000000" w14:paraId="000000F2">
      <w:pPr>
        <w:rPr/>
      </w:pPr>
      <w:r w:rsidDel="00000000" w:rsidR="00000000" w:rsidRPr="00000000">
        <w:rPr>
          <w:rtl w:val="0"/>
        </w:rPr>
        <w:t xml:space="preserve">When your country also faces this issue: </w:t>
      </w:r>
    </w:p>
    <w:p w:rsidR="00000000" w:rsidDel="00000000" w:rsidP="00000000" w:rsidRDefault="00000000" w:rsidRPr="00000000" w14:paraId="000000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country code (2 characters: like IT,ES,..) and clustername (ex: SMI, SMN,..) to SUMMARY and LABELS fields. Add comment </w:t>
      </w:r>
    </w:p>
    <w:p w:rsidR="00000000" w:rsidDel="00000000" w:rsidP="00000000" w:rsidRDefault="00000000" w:rsidRPr="00000000" w14:paraId="000000F4">
      <w:pPr>
        <w:ind w:left="720" w:firstLine="0"/>
        <w:rPr/>
      </w:pPr>
      <w:r w:rsidDel="00000000" w:rsidR="00000000" w:rsidRPr="00000000">
        <w:rPr>
          <w:rtl w:val="0"/>
        </w:rPr>
        <w:t xml:space="preserve">2.   Once the status is changed to "Ready for Retest" </w:t>
      </w:r>
    </w:p>
    <w:p w:rsidR="00000000" w:rsidDel="00000000" w:rsidP="00000000" w:rsidRDefault="00000000" w:rsidRPr="00000000" w14:paraId="000000F5">
      <w:pPr>
        <w:ind w:left="720" w:firstLine="0"/>
        <w:rPr/>
      </w:pPr>
      <w:r w:rsidDel="00000000" w:rsidR="00000000" w:rsidRPr="00000000">
        <w:rPr>
          <w:rtl w:val="0"/>
        </w:rPr>
        <w:t xml:space="preserve">(1) Read the comments first</w:t>
      </w:r>
    </w:p>
    <w:p w:rsidR="00000000" w:rsidDel="00000000" w:rsidP="00000000" w:rsidRDefault="00000000" w:rsidRPr="00000000" w14:paraId="000000F6">
      <w:pPr>
        <w:ind w:left="720" w:firstLine="0"/>
        <w:rPr/>
      </w:pPr>
      <w:r w:rsidDel="00000000" w:rsidR="00000000" w:rsidRPr="00000000">
        <w:rPr>
          <w:rtl w:val="0"/>
        </w:rPr>
        <w:t xml:space="preserve">(2) Test out the respective fixed countries </w:t>
      </w:r>
    </w:p>
    <w:p w:rsidR="00000000" w:rsidDel="00000000" w:rsidP="00000000" w:rsidRDefault="00000000" w:rsidRPr="00000000" w14:paraId="000000F7">
      <w:pPr>
        <w:ind w:left="720" w:firstLine="0"/>
        <w:rPr/>
      </w:pPr>
      <w:r w:rsidDel="00000000" w:rsidR="00000000" w:rsidRPr="00000000">
        <w:rPr>
          <w:rtl w:val="0"/>
        </w:rPr>
        <w:t xml:space="preserve">(3) If fixed, </w:t>
      </w:r>
      <w:r w:rsidDel="00000000" w:rsidR="00000000" w:rsidRPr="00000000">
        <w:rPr>
          <w:b w:val="1"/>
          <w:rtl w:val="0"/>
        </w:rPr>
        <w:t xml:space="preserve">Remove the country code in SUMMARY, keep the one in LABELS</w:t>
      </w:r>
      <w:r w:rsidDel="00000000" w:rsidR="00000000" w:rsidRPr="00000000">
        <w:rPr>
          <w:rtl w:val="0"/>
        </w:rPr>
        <w:t xml:space="preserve"> </w:t>
      </w:r>
    </w:p>
    <w:p w:rsidR="00000000" w:rsidDel="00000000" w:rsidP="00000000" w:rsidRDefault="00000000" w:rsidRPr="00000000" w14:paraId="000000F8">
      <w:pPr>
        <w:tabs>
          <w:tab w:val="left" w:leader="none" w:pos="6695"/>
        </w:tabs>
        <w:ind w:left="720" w:firstLine="0"/>
        <w:rPr/>
      </w:pPr>
      <w:r w:rsidDel="00000000" w:rsidR="00000000" w:rsidRPr="00000000">
        <w:rPr>
          <w:rtl w:val="0"/>
        </w:rPr>
        <w:t xml:space="preserve">      If the some countries still not fixed, reopen the ticket.</w:t>
      </w:r>
    </w:p>
    <w:p w:rsidR="00000000" w:rsidDel="00000000" w:rsidP="00000000" w:rsidRDefault="00000000" w:rsidRPr="00000000" w14:paraId="000000F9">
      <w:pPr>
        <w:pStyle w:val="Heading2"/>
        <w:rPr/>
      </w:pPr>
      <w:bookmarkStart w:colFirst="0" w:colLast="0" w:name="_heading=h.3rdcrjn" w:id="14"/>
      <w:bookmarkEnd w:id="14"/>
      <w:r w:rsidDel="00000000" w:rsidR="00000000" w:rsidRPr="00000000">
        <w:rPr>
          <w:rtl w:val="0"/>
        </w:rPr>
        <w:t xml:space="preserve">3.4.3. Duplicated rule.</w:t>
      </w:r>
    </w:p>
    <w:p w:rsidR="00000000" w:rsidDel="00000000" w:rsidP="00000000" w:rsidRDefault="00000000" w:rsidRPr="00000000" w14:paraId="000000FA">
      <w:pPr>
        <w:rPr/>
      </w:pPr>
      <w:hyperlink r:id="rId22">
        <w:r w:rsidDel="00000000" w:rsidR="00000000" w:rsidRPr="00000000">
          <w:rPr>
            <w:color w:val="1155cc"/>
            <w:u w:val="single"/>
            <w:rtl w:val="0"/>
          </w:rPr>
          <w:t xml:space="preserve">https://jira.shop.samsung.com:8443/issues/?filter=24615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B">
      <w:pPr>
        <w:numPr>
          <w:ilvl w:val="0"/>
          <w:numId w:val="11"/>
        </w:numPr>
        <w:tabs>
          <w:tab w:val="left" w:leader="none" w:pos="6695"/>
        </w:tabs>
        <w:ind w:left="720" w:hanging="360"/>
        <w:rPr/>
      </w:pPr>
      <w:r w:rsidDel="00000000" w:rsidR="00000000" w:rsidRPr="00000000">
        <w:rPr>
          <w:rtl w:val="0"/>
        </w:rPr>
        <w:t xml:space="preserve">Use basic filter</w:t>
      </w:r>
    </w:p>
    <w:p w:rsidR="00000000" w:rsidDel="00000000" w:rsidP="00000000" w:rsidRDefault="00000000" w:rsidRPr="00000000" w14:paraId="000000FC">
      <w:pPr>
        <w:numPr>
          <w:ilvl w:val="1"/>
          <w:numId w:val="11"/>
        </w:numPr>
        <w:tabs>
          <w:tab w:val="left" w:leader="none" w:pos="6695"/>
        </w:tabs>
        <w:ind w:left="1440" w:hanging="360"/>
        <w:rPr/>
      </w:pPr>
      <w:r w:rsidDel="00000000" w:rsidR="00000000" w:rsidRPr="00000000">
        <w:rPr>
          <w:rtl w:val="0"/>
        </w:rPr>
        <w:t xml:space="preserve">Project: RT</w:t>
      </w:r>
    </w:p>
    <w:p w:rsidR="00000000" w:rsidDel="00000000" w:rsidP="00000000" w:rsidRDefault="00000000" w:rsidRPr="00000000" w14:paraId="000000FD">
      <w:pPr>
        <w:numPr>
          <w:ilvl w:val="1"/>
          <w:numId w:val="11"/>
        </w:numPr>
        <w:tabs>
          <w:tab w:val="left" w:leader="none" w:pos="6695"/>
        </w:tabs>
        <w:ind w:left="1440" w:hanging="360"/>
        <w:rPr/>
      </w:pPr>
      <w:r w:rsidDel="00000000" w:rsidR="00000000" w:rsidRPr="00000000">
        <w:rPr>
          <w:rtl w:val="0"/>
        </w:rPr>
        <w:t xml:space="preserve">Issue type: Defect,Bug</w:t>
      </w:r>
    </w:p>
    <w:p w:rsidR="00000000" w:rsidDel="00000000" w:rsidP="00000000" w:rsidRDefault="00000000" w:rsidRPr="00000000" w14:paraId="000000FE">
      <w:pPr>
        <w:numPr>
          <w:ilvl w:val="1"/>
          <w:numId w:val="11"/>
        </w:numPr>
        <w:tabs>
          <w:tab w:val="left" w:leader="none" w:pos="6695"/>
        </w:tabs>
        <w:ind w:left="1440" w:hanging="360"/>
        <w:rPr/>
      </w:pPr>
      <w:r w:rsidDel="00000000" w:rsidR="00000000" w:rsidRPr="00000000">
        <w:rPr>
          <w:rtl w:val="0"/>
        </w:rPr>
        <w:t xml:space="preserve">Put 1 word or synonym of that word in the textbox</w:t>
      </w:r>
    </w:p>
    <w:p w:rsidR="00000000" w:rsidDel="00000000" w:rsidP="00000000" w:rsidRDefault="00000000" w:rsidRPr="00000000" w14:paraId="000000FF">
      <w:pPr>
        <w:tabs>
          <w:tab w:val="left" w:leader="none" w:pos="6695"/>
        </w:tabs>
        <w:rPr>
          <w:b w:val="1"/>
        </w:rPr>
      </w:pPr>
      <w:r w:rsidDel="00000000" w:rsidR="00000000" w:rsidRPr="00000000">
        <w:rPr>
          <w:b w:val="1"/>
          <w:rtl w:val="0"/>
        </w:rPr>
        <w:t xml:space="preserve">For example: </w:t>
      </w:r>
    </w:p>
    <w:p w:rsidR="00000000" w:rsidDel="00000000" w:rsidP="00000000" w:rsidRDefault="00000000" w:rsidRPr="00000000" w14:paraId="00000100">
      <w:pPr>
        <w:tabs>
          <w:tab w:val="left" w:leader="none" w:pos="6695"/>
        </w:tabs>
        <w:rPr/>
      </w:pPr>
      <w:r w:rsidDel="00000000" w:rsidR="00000000" w:rsidRPr="00000000">
        <w:rPr>
          <w:rtl w:val="0"/>
        </w:rPr>
        <w:t xml:space="preserve">Your defect is about: Stock alert pop up is not working properly.</w:t>
      </w:r>
    </w:p>
    <w:p w:rsidR="00000000" w:rsidDel="00000000" w:rsidP="00000000" w:rsidRDefault="00000000" w:rsidRPr="00000000" w14:paraId="00000101">
      <w:pPr>
        <w:tabs>
          <w:tab w:val="left" w:leader="none" w:pos="6695"/>
        </w:tabs>
        <w:rPr/>
      </w:pPr>
      <w:r w:rsidDel="00000000" w:rsidR="00000000" w:rsidRPr="00000000">
        <w:rPr>
          <w:rtl w:val="0"/>
        </w:rPr>
        <w:t xml:space="preserve">You can put “Stock alert” in the text search field</w:t>
      </w:r>
    </w:p>
    <w:p w:rsidR="00000000" w:rsidDel="00000000" w:rsidP="00000000" w:rsidRDefault="00000000" w:rsidRPr="00000000" w14:paraId="00000102">
      <w:pPr>
        <w:numPr>
          <w:ilvl w:val="1"/>
          <w:numId w:val="12"/>
        </w:numPr>
        <w:tabs>
          <w:tab w:val="left" w:leader="none" w:pos="6695"/>
        </w:tabs>
        <w:ind w:left="1440" w:hanging="360"/>
        <w:rPr/>
      </w:pPr>
      <w:r w:rsidDel="00000000" w:rsidR="00000000" w:rsidRPr="00000000">
        <w:rPr>
          <w:rtl w:val="0"/>
        </w:rPr>
        <w:t xml:space="preserve">Scan all tickets found.</w:t>
      </w:r>
    </w:p>
    <w:p w:rsidR="00000000" w:rsidDel="00000000" w:rsidP="00000000" w:rsidRDefault="00000000" w:rsidRPr="00000000" w14:paraId="00000103">
      <w:pPr>
        <w:numPr>
          <w:ilvl w:val="1"/>
          <w:numId w:val="12"/>
        </w:numPr>
        <w:tabs>
          <w:tab w:val="left" w:leader="none" w:pos="6695"/>
        </w:tabs>
        <w:ind w:left="1440" w:hanging="360"/>
        <w:rPr/>
      </w:pPr>
      <w:r w:rsidDel="00000000" w:rsidR="00000000" w:rsidRPr="00000000">
        <w:rPr>
          <w:rtl w:val="0"/>
        </w:rPr>
        <w:t xml:space="preserve">If ticket’s status is in Open, copy that ticket to our test result, add country code in Summary/Label</w:t>
      </w:r>
    </w:p>
    <w:p w:rsidR="00000000" w:rsidDel="00000000" w:rsidP="00000000" w:rsidRDefault="00000000" w:rsidRPr="00000000" w14:paraId="00000104">
      <w:pPr>
        <w:numPr>
          <w:ilvl w:val="1"/>
          <w:numId w:val="12"/>
        </w:numPr>
        <w:tabs>
          <w:tab w:val="left" w:leader="none" w:pos="6695"/>
        </w:tabs>
        <w:ind w:left="1440" w:hanging="360"/>
        <w:rPr/>
      </w:pPr>
      <w:r w:rsidDel="00000000" w:rsidR="00000000" w:rsidRPr="00000000">
        <w:rPr>
          <w:rtl w:val="0"/>
        </w:rPr>
        <w:t xml:space="preserve">If ticket’s status is in Closed, Reopen that ticket</w:t>
      </w:r>
    </w:p>
    <w:p w:rsidR="00000000" w:rsidDel="00000000" w:rsidP="00000000" w:rsidRDefault="00000000" w:rsidRPr="00000000" w14:paraId="00000105">
      <w:pPr>
        <w:numPr>
          <w:ilvl w:val="1"/>
          <w:numId w:val="12"/>
        </w:numPr>
        <w:tabs>
          <w:tab w:val="left" w:leader="none" w:pos="6695"/>
        </w:tabs>
        <w:ind w:left="1440" w:hanging="360"/>
        <w:rPr/>
      </w:pPr>
      <w:r w:rsidDel="00000000" w:rsidR="00000000" w:rsidRPr="00000000">
        <w:rPr>
          <w:rtl w:val="0"/>
        </w:rPr>
        <w:t xml:space="preserve">If no duplicate ticket found, Create new ticket</w:t>
      </w:r>
    </w:p>
    <w:p w:rsidR="00000000" w:rsidDel="00000000" w:rsidP="00000000" w:rsidRDefault="00000000" w:rsidRPr="00000000" w14:paraId="00000106">
      <w:pPr>
        <w:tabs>
          <w:tab w:val="left" w:leader="none" w:pos="6695"/>
        </w:tabs>
        <w:rPr/>
      </w:pPr>
      <w:r w:rsidDel="00000000" w:rsidR="00000000" w:rsidRPr="00000000">
        <w:rPr/>
        <w:drawing>
          <wp:inline distB="0" distT="0" distL="0" distR="0">
            <wp:extent cx="5943600" cy="2524125"/>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524125"/>
                    </a:xfrm>
                    <a:prstGeom prst="rect"/>
                    <a:ln/>
                  </pic:spPr>
                </pic:pic>
              </a:graphicData>
            </a:graphic>
          </wp:inline>
        </w:drawing>
      </w:r>
      <w:r w:rsidDel="00000000" w:rsidR="00000000" w:rsidRPr="00000000">
        <w:rPr>
          <w:rtl w:val="0"/>
        </w:rPr>
        <w:tab/>
      </w:r>
    </w:p>
    <w:p w:rsidR="00000000" w:rsidDel="00000000" w:rsidP="00000000" w:rsidRDefault="00000000" w:rsidRPr="00000000" w14:paraId="00000107">
      <w:pPr>
        <w:pStyle w:val="Heading2"/>
        <w:rPr>
          <w:highlight w:val="white"/>
        </w:rPr>
      </w:pPr>
      <w:bookmarkStart w:colFirst="0" w:colLast="0" w:name="_heading=h.26in1rg" w:id="15"/>
      <w:bookmarkEnd w:id="15"/>
      <w:r w:rsidDel="00000000" w:rsidR="00000000" w:rsidRPr="00000000">
        <w:rPr>
          <w:rtl w:val="0"/>
        </w:rPr>
        <w:t xml:space="preserve">3.4.4. </w:t>
      </w:r>
      <w:r w:rsidDel="00000000" w:rsidR="00000000" w:rsidRPr="00000000">
        <w:rPr>
          <w:highlight w:val="white"/>
          <w:rtl w:val="0"/>
        </w:rPr>
        <w:t xml:space="preserve">Reject rule</w:t>
      </w:r>
    </w:p>
    <w:p w:rsidR="00000000" w:rsidDel="00000000" w:rsidP="00000000" w:rsidRDefault="00000000" w:rsidRPr="00000000" w14:paraId="00000108">
      <w:pPr>
        <w:rPr/>
      </w:pPr>
      <w:r w:rsidDel="00000000" w:rsidR="00000000" w:rsidRPr="00000000">
        <w:rPr>
          <w:rtl w:val="0"/>
        </w:rPr>
        <w:t xml:space="preserve">AI will </w:t>
      </w:r>
      <w:r w:rsidDel="00000000" w:rsidR="00000000" w:rsidRPr="00000000">
        <w:rPr>
          <w:b w:val="1"/>
          <w:rtl w:val="0"/>
        </w:rPr>
        <w:t xml:space="preserve">reject the tickets if no code change needed</w:t>
      </w: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o As Code release does not impact the PROD contents as all of you know, no need to worry about the content itself on STG if it is configurable therefore </w:t>
      </w:r>
    </w:p>
    <w:p w:rsidR="00000000" w:rsidDel="00000000" w:rsidP="00000000" w:rsidRDefault="00000000" w:rsidRPr="00000000" w14:paraId="0000010A">
      <w:pPr>
        <w:rPr/>
      </w:pPr>
      <w:r w:rsidDel="00000000" w:rsidR="00000000" w:rsidRPr="00000000">
        <w:rPr>
          <w:rtl w:val="0"/>
        </w:rPr>
        <w:t xml:space="preserve">o For any translation issue, we need to check firstly whether it is configurable(CMSable) or not o if possible to config by CMS cockpit, we dont have to raise a ticket, but any Translation missing part which is not a part of configuration, we need to log. </w:t>
      </w:r>
    </w:p>
    <w:p w:rsidR="00000000" w:rsidDel="00000000" w:rsidP="00000000" w:rsidRDefault="00000000" w:rsidRPr="00000000" w14:paraId="0000010B">
      <w:pPr>
        <w:rPr/>
      </w:pPr>
      <w:r w:rsidDel="00000000" w:rsidR="00000000" w:rsidRPr="00000000">
        <w:rPr>
          <w:rtl w:val="0"/>
        </w:rPr>
        <w:t xml:space="preserve">o For some areas in the webpage or any content, hard to know whether it is CMSable or not =&gt; any testers who needs help to understand, plz communicate with your regression lead or others before logging a ticket to prevent Rejection.</w:t>
      </w:r>
    </w:p>
    <w:p w:rsidR="00000000" w:rsidDel="00000000" w:rsidP="00000000" w:rsidRDefault="00000000" w:rsidRPr="00000000" w14:paraId="0000010C">
      <w:pPr>
        <w:pStyle w:val="Heading1"/>
        <w:rPr/>
      </w:pPr>
      <w:bookmarkStart w:colFirst="0" w:colLast="0" w:name="_heading=h.lnxbz9" w:id="16"/>
      <w:bookmarkEnd w:id="16"/>
      <w:r w:rsidDel="00000000" w:rsidR="00000000" w:rsidRPr="00000000">
        <w:rPr>
          <w:rtl w:val="0"/>
        </w:rPr>
        <w:t xml:space="preserve">3.5. Defect analysis and Lesson learnt. </w:t>
      </w:r>
    </w:p>
    <w:p w:rsidR="00000000" w:rsidDel="00000000" w:rsidP="00000000" w:rsidRDefault="00000000" w:rsidRPr="00000000" w14:paraId="0000010D">
      <w:pPr>
        <w:rPr/>
      </w:pPr>
      <w:r w:rsidDel="00000000" w:rsidR="00000000" w:rsidRPr="00000000">
        <w:rPr>
          <w:rtl w:val="0"/>
        </w:rPr>
        <w:t xml:space="preserve">-</w:t>
        <w:tab/>
        <w:t xml:space="preserve">After each regression testing, we need to analyze our data, have lesson learnt discussion in order to build our knowledge as well as improve our testing skills </w:t>
      </w:r>
    </w:p>
    <w:p w:rsidR="00000000" w:rsidDel="00000000" w:rsidP="00000000" w:rsidRDefault="00000000" w:rsidRPr="00000000" w14:paraId="0000010E">
      <w:pPr>
        <w:rPr/>
      </w:pPr>
      <w:r w:rsidDel="00000000" w:rsidR="00000000" w:rsidRPr="00000000">
        <w:rPr>
          <w:rtl w:val="0"/>
        </w:rPr>
        <w:t xml:space="preserve">-</w:t>
        <w:tab/>
        <w:t xml:space="preserve">Regression lead collects data sent by each teams to file</w:t>
      </w:r>
    </w:p>
    <w:p w:rsidR="00000000" w:rsidDel="00000000" w:rsidP="00000000" w:rsidRDefault="00000000" w:rsidRPr="00000000" w14:paraId="0000010F">
      <w:pPr>
        <w:rPr>
          <w:b w:val="1"/>
        </w:rPr>
      </w:pPr>
      <w:r w:rsidDel="00000000" w:rsidR="00000000" w:rsidRPr="00000000">
        <w:rPr>
          <w:rFonts w:ascii="Helvetica Neue" w:cs="Helvetica Neue" w:eastAsia="Helvetica Neue" w:hAnsi="Helvetica Neue"/>
          <w:b w:val="1"/>
          <w:color w:val="000000"/>
          <w:sz w:val="20"/>
          <w:szCs w:val="20"/>
          <w:highlight w:val="white"/>
          <w:rtl w:val="0"/>
        </w:rPr>
        <w:t xml:space="preserve"> CONFIGURATION ISSUE</w:t>
      </w:r>
      <w:r w:rsidDel="00000000" w:rsidR="00000000" w:rsidRPr="00000000">
        <w:rPr>
          <w:rtl w:val="0"/>
        </w:rPr>
      </w:r>
    </w:p>
    <w:p w:rsidR="00000000" w:rsidDel="00000000" w:rsidP="00000000" w:rsidRDefault="00000000" w:rsidRPr="00000000" w14:paraId="00000110">
      <w:pPr>
        <w:rPr/>
      </w:pPr>
      <w:hyperlink r:id="rId24">
        <w:r w:rsidDel="00000000" w:rsidR="00000000" w:rsidRPr="00000000">
          <w:rPr>
            <w:color w:val="0000ff"/>
            <w:u w:val="single"/>
            <w:rtl w:val="0"/>
          </w:rPr>
          <w:t xml:space="preserve">https://docs.google.com/spreadsheets/d/1vB--Hf80HoeBKyioUiljQjnZLaZ91lKy-GscLhJYv0g/edit#gid=0</w:t>
        </w:r>
      </w:hyperlink>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HYBRIS KNOWLEDGE </w:t>
      </w:r>
    </w:p>
    <w:p w:rsidR="00000000" w:rsidDel="00000000" w:rsidP="00000000" w:rsidRDefault="00000000" w:rsidRPr="00000000" w14:paraId="00000112">
      <w:pPr>
        <w:rPr/>
      </w:pPr>
      <w:hyperlink r:id="rId25">
        <w:r w:rsidDel="00000000" w:rsidR="00000000" w:rsidRPr="00000000">
          <w:rPr>
            <w:color w:val="0000ff"/>
            <w:u w:val="single"/>
            <w:rtl w:val="0"/>
          </w:rPr>
          <w:t xml:space="preserve">https://docs.google.com/spreadsheets/d/1vB--Hf80HoeBKyioUiljQjnZLaZ91lKy-GscLhJYv0g/edit#gid=1929867393</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rPr>
      </w:pPr>
      <w:r w:rsidDel="00000000" w:rsidR="00000000" w:rsidRPr="00000000">
        <w:rPr>
          <w:b w:val="1"/>
          <w:rtl w:val="0"/>
        </w:rPr>
        <w:t xml:space="preserve">Update core test suite with the changes from the new ENHs. For any PROD issue, WW will analyze the impacts and add to main test suite if needed.</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Knowledge sharing will be held monthly or quarterly to improve tester’s skill and both systems and countries requirement.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rFonts w:ascii="Roboto" w:cs="Roboto" w:eastAsia="Roboto" w:hAnsi="Roboto"/>
        <w:color w:val="172b4d"/>
        <w:sz w:val="21"/>
        <w:szCs w:val="21"/>
        <w:u w:val="none"/>
      </w:rPr>
    </w:lvl>
    <w:lvl w:ilvl="1">
      <w:start w:val="1"/>
      <w:numFmt w:val="lowerLetter"/>
      <w:lvlText w:val="%2."/>
      <w:lvlJc w:val="left"/>
      <w:pPr>
        <w:ind w:left="1440" w:hanging="360"/>
      </w:pPr>
      <w:rPr>
        <w:rFonts w:ascii="Roboto" w:cs="Roboto" w:eastAsia="Roboto" w:hAnsi="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172b4d"/>
        <w:sz w:val="21"/>
        <w:szCs w:val="21"/>
        <w:u w:val="none"/>
      </w:rPr>
    </w:lvl>
    <w:lvl w:ilvl="1">
      <w:start w:val="1"/>
      <w:numFmt w:val="lowerLetter"/>
      <w:lvlText w:val="%2."/>
      <w:lvlJc w:val="left"/>
      <w:pPr>
        <w:ind w:left="1440" w:hanging="360"/>
      </w:pPr>
      <w:rPr>
        <w:rFonts w:ascii="Roboto" w:cs="Roboto" w:eastAsia="Roboto" w:hAnsi="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94"/>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172b4d"/>
        <w:sz w:val="21"/>
        <w:szCs w:val="21"/>
        <w:u w:val="none"/>
      </w:rPr>
    </w:lvl>
    <w:lvl w:ilvl="1">
      <w:start w:val="1"/>
      <w:numFmt w:val="lowerLetter"/>
      <w:lvlText w:val="%2."/>
      <w:lvlJc w:val="left"/>
      <w:pPr>
        <w:ind w:left="1440" w:hanging="360"/>
      </w:pPr>
      <w:rPr>
        <w:rFonts w:ascii="Roboto" w:cs="Roboto" w:eastAsia="Roboto" w:hAnsi="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172b4d"/>
        <w:sz w:val="21"/>
        <w:szCs w:val="21"/>
        <w:u w:val="none"/>
      </w:rPr>
    </w:lvl>
    <w:lvl w:ilvl="1">
      <w:start w:val="1"/>
      <w:numFmt w:val="lowerLetter"/>
      <w:lvlText w:val="%2."/>
      <w:lvlJc w:val="left"/>
      <w:pPr>
        <w:ind w:left="1440" w:hanging="360"/>
      </w:pPr>
      <w:rPr>
        <w:rFonts w:ascii="Roboto" w:cs="Roboto" w:eastAsia="Roboto" w:hAnsi="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0070c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0070c0"/>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12689"/>
    <w:rPr>
      <w:sz w:val="24"/>
    </w:rPr>
  </w:style>
  <w:style w:type="paragraph" w:styleId="Heading1">
    <w:name w:val="heading 1"/>
    <w:basedOn w:val="Normal"/>
    <w:next w:val="Normal"/>
    <w:link w:val="Heading1Char"/>
    <w:uiPriority w:val="9"/>
    <w:qFormat w:val="1"/>
    <w:rsid w:val="00B72E2B"/>
    <w:pPr>
      <w:keepNext w:val="1"/>
      <w:keepLines w:val="1"/>
      <w:spacing w:after="0" w:before="240"/>
      <w:outlineLvl w:val="0"/>
    </w:pPr>
    <w:rPr>
      <w:rFonts w:ascii="Calibri" w:hAnsi="Calibri" w:cstheme="majorBidi" w:eastAsiaTheme="majorEastAsia"/>
      <w:b w:val="1"/>
      <w:color w:val="0070c0"/>
      <w:sz w:val="32"/>
      <w:szCs w:val="32"/>
    </w:rPr>
  </w:style>
  <w:style w:type="paragraph" w:styleId="Heading2">
    <w:name w:val="heading 2"/>
    <w:basedOn w:val="Normal"/>
    <w:next w:val="Normal"/>
    <w:link w:val="Heading2Char"/>
    <w:uiPriority w:val="9"/>
    <w:unhideWhenUsed w:val="1"/>
    <w:qFormat w:val="1"/>
    <w:rsid w:val="00B72E2B"/>
    <w:pPr>
      <w:keepNext w:val="1"/>
      <w:keepLines w:val="1"/>
      <w:spacing w:after="0" w:before="40"/>
      <w:outlineLvl w:val="1"/>
    </w:pPr>
    <w:rPr>
      <w:rFonts w:asciiTheme="majorHAnsi" w:cstheme="majorBidi" w:eastAsiaTheme="majorEastAsia" w:hAnsiTheme="majorHAnsi"/>
      <w:b w:val="1"/>
      <w:color w:val="0070c0"/>
      <w:sz w:val="26"/>
      <w:szCs w:val="26"/>
    </w:rPr>
  </w:style>
  <w:style w:type="paragraph" w:styleId="Heading3">
    <w:name w:val="heading 3"/>
    <w:basedOn w:val="Normal"/>
    <w:next w:val="Normal"/>
    <w:link w:val="Heading3Char"/>
    <w:uiPriority w:val="9"/>
    <w:unhideWhenUsed w:val="1"/>
    <w:qFormat w:val="1"/>
    <w:rsid w:val="00F04EF4"/>
    <w:pPr>
      <w:keepNext w:val="1"/>
      <w:keepLines w:val="1"/>
      <w:spacing w:after="0" w:before="40"/>
      <w:outlineLvl w:val="2"/>
    </w:pPr>
    <w:rPr>
      <w:rFonts w:asciiTheme="majorHAnsi" w:cstheme="majorBidi" w:eastAsiaTheme="majorEastAsia" w:hAnsiTheme="majorHAnsi"/>
      <w:b w:val="1"/>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2E2B"/>
    <w:rPr>
      <w:rFonts w:ascii="Calibri" w:hAnsi="Calibri" w:cstheme="majorBidi" w:eastAsiaTheme="majorEastAsia"/>
      <w:b w:val="1"/>
      <w:color w:val="0070c0"/>
      <w:sz w:val="32"/>
      <w:szCs w:val="32"/>
    </w:rPr>
  </w:style>
  <w:style w:type="character" w:styleId="Heading2Char" w:customStyle="1">
    <w:name w:val="Heading 2 Char"/>
    <w:basedOn w:val="DefaultParagraphFont"/>
    <w:link w:val="Heading2"/>
    <w:uiPriority w:val="9"/>
    <w:rsid w:val="00B72E2B"/>
    <w:rPr>
      <w:rFonts w:asciiTheme="majorHAnsi" w:cstheme="majorBidi" w:eastAsiaTheme="majorEastAsia" w:hAnsiTheme="majorHAnsi"/>
      <w:b w:val="1"/>
      <w:color w:val="0070c0"/>
      <w:sz w:val="26"/>
      <w:szCs w:val="26"/>
    </w:rPr>
  </w:style>
  <w:style w:type="character" w:styleId="Heading3Char" w:customStyle="1">
    <w:name w:val="Heading 3 Char"/>
    <w:basedOn w:val="DefaultParagraphFont"/>
    <w:link w:val="Heading3"/>
    <w:uiPriority w:val="9"/>
    <w:rsid w:val="00F04EF4"/>
    <w:rPr>
      <w:rFonts w:asciiTheme="majorHAnsi" w:cstheme="majorBidi" w:eastAsiaTheme="majorEastAsia" w:hAnsiTheme="majorHAnsi"/>
      <w:b w:val="1"/>
      <w:sz w:val="24"/>
      <w:szCs w:val="24"/>
    </w:rPr>
  </w:style>
  <w:style w:type="paragraph" w:styleId="ListParagraph">
    <w:name w:val="List Paragraph"/>
    <w:basedOn w:val="Normal"/>
    <w:uiPriority w:val="34"/>
    <w:qFormat w:val="1"/>
    <w:rsid w:val="001B209C"/>
    <w:pPr>
      <w:ind w:left="720"/>
      <w:contextualSpacing w:val="1"/>
    </w:pPr>
  </w:style>
  <w:style w:type="character" w:styleId="Hyperlink">
    <w:name w:val="Hyperlink"/>
    <w:basedOn w:val="DefaultParagraphFont"/>
    <w:uiPriority w:val="99"/>
    <w:unhideWhenUsed w:val="1"/>
    <w:rsid w:val="001B209C"/>
    <w:rPr>
      <w:color w:val="0000ff"/>
      <w:u w:val="single"/>
    </w:rPr>
  </w:style>
  <w:style w:type="table" w:styleId="GridTable4-Accent5">
    <w:name w:val="Grid Table 4 Accent 5"/>
    <w:basedOn w:val="TableNormal"/>
    <w:uiPriority w:val="49"/>
    <w:rsid w:val="001B51CA"/>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paragraph" w:styleId="NoSpacing">
    <w:name w:val="No Spacing"/>
    <w:uiPriority w:val="1"/>
    <w:qFormat w:val="1"/>
    <w:rsid w:val="001B51CA"/>
    <w:pPr>
      <w:spacing w:after="0" w:line="240" w:lineRule="auto"/>
    </w:pPr>
    <w:rPr>
      <w:sz w:val="24"/>
    </w:rPr>
  </w:style>
  <w:style w:type="paragraph" w:styleId="TOCHeading">
    <w:name w:val="TOC Heading"/>
    <w:basedOn w:val="Heading1"/>
    <w:next w:val="Normal"/>
    <w:uiPriority w:val="39"/>
    <w:unhideWhenUsed w:val="1"/>
    <w:qFormat w:val="1"/>
    <w:rsid w:val="007E7816"/>
    <w:pPr>
      <w:outlineLvl w:val="9"/>
    </w:pPr>
    <w:rPr>
      <w:rFonts w:asciiTheme="majorHAnsi" w:hAnsiTheme="majorHAnsi"/>
      <w:b w:val="0"/>
      <w:color w:val="2e74b5" w:themeColor="accent1" w:themeShade="0000BF"/>
    </w:rPr>
  </w:style>
  <w:style w:type="paragraph" w:styleId="TOC1">
    <w:name w:val="toc 1"/>
    <w:basedOn w:val="Normal"/>
    <w:next w:val="Normal"/>
    <w:autoRedefine w:val="1"/>
    <w:uiPriority w:val="39"/>
    <w:unhideWhenUsed w:val="1"/>
    <w:rsid w:val="007E7816"/>
    <w:pPr>
      <w:spacing w:after="100"/>
    </w:pPr>
  </w:style>
  <w:style w:type="paragraph" w:styleId="TOC2">
    <w:name w:val="toc 2"/>
    <w:basedOn w:val="Normal"/>
    <w:next w:val="Normal"/>
    <w:autoRedefine w:val="1"/>
    <w:uiPriority w:val="39"/>
    <w:unhideWhenUsed w:val="1"/>
    <w:rsid w:val="007E7816"/>
    <w:pPr>
      <w:spacing w:after="100"/>
      <w:ind w:left="2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isewiresglobal.atlassian.net/wiki/spaces/WG/pages/3671424/Regression+Defect+log+rule" TargetMode="External"/><Relationship Id="rId22" Type="http://schemas.openxmlformats.org/officeDocument/2006/relationships/hyperlink" Target="https://jira.shop.samsung.com:8443/issues/?filter=24615" TargetMode="External"/><Relationship Id="rId21" Type="http://schemas.openxmlformats.org/officeDocument/2006/relationships/hyperlink" Target="https://jira.shop.samsung.com:8443/secure/Dashboard.jspa?selectPageId=16101" TargetMode="External"/><Relationship Id="rId24" Type="http://schemas.openxmlformats.org/officeDocument/2006/relationships/hyperlink" Target="https://docs.google.com/spreadsheets/d/1vB--Hf80HoeBKyioUiljQjnZLaZ91lKy-GscLhJYv0g/edit#gid=0"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aJdOglcyu8G3xJfzlGADZ06gWyH1HiQsD0YCxEEtfXM/edit#gid=1079490910" TargetMode="External"/><Relationship Id="rId25" Type="http://schemas.openxmlformats.org/officeDocument/2006/relationships/hyperlink" Target="https://docs.google.com/spreadsheets/d/1vB--Hf80HoeBKyioUiljQjnZLaZ91lKy-GscLhJYv0g/edit#gid=1929867393"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s://wiki.shop.samsung.com/display/SEPOE/04+Upcoming+releases" TargetMode="External"/><Relationship Id="rId11" Type="http://schemas.openxmlformats.org/officeDocument/2006/relationships/hyperlink" Target="https://wiki.shop.samsung.com/display/HM/Maintenance+Release+ENH-62-RC-2" TargetMode="External"/><Relationship Id="rId10" Type="http://schemas.openxmlformats.org/officeDocument/2006/relationships/image" Target="media/image5.png"/><Relationship Id="rId13" Type="http://schemas.openxmlformats.org/officeDocument/2006/relationships/hyperlink" Target="https://docs.google.com/spreadsheets/d/17QTyWiOKgnUlUwQsZ1VanxKufaeVX6kza-XbC0SWQHc/edit#gid=105657614" TargetMode="External"/><Relationship Id="rId12" Type="http://schemas.openxmlformats.org/officeDocument/2006/relationships/hyperlink" Target="https://wiki.shop.samsung.com/pages/viewpage.action?pageId=105911065"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wisewiresglobal.atlassian.net/wiki/spaces/WG/pages/3671424/Regression+Defect+log+rule" TargetMode="External"/><Relationship Id="rId16" Type="http://schemas.openxmlformats.org/officeDocument/2006/relationships/hyperlink" Target="https://docs.google.com/spreadsheets/d/1AlH23iPvmsPGOg6jPl2bzOFkUk_5F9VKz3dEe4ptw9o/edit#gid=0" TargetMode="External"/><Relationship Id="rId19" Type="http://schemas.openxmlformats.org/officeDocument/2006/relationships/hyperlink" Target="https://wisewiresglobal.atlassian.net/wiki/spaces/WG/pages/3671424/Regression+Defect+log+rule"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9toGQ4iIWGkVcW83XIwZwFzucw==">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2020-06-02T08:44:00Z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C:\Users\LENOVO\Desktop\WW Test process.docx</vt:lpwstr>
  </property>
</Properties>
</file>